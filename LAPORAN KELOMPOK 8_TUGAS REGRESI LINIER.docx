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EE831" w14:textId="77777777" w:rsidR="000B2C0E" w:rsidRDefault="000B2C0E" w:rsidP="001416E0">
      <w:pPr>
        <w:pStyle w:val="Heading1"/>
        <w:spacing w:before="0" w:after="0" w:line="276" w:lineRule="auto"/>
        <w:rPr>
          <w:lang w:val="da-DK"/>
        </w:rPr>
      </w:pPr>
      <w:bookmarkStart w:id="0" w:name="_Toc223106564"/>
      <w:bookmarkStart w:id="1" w:name="_Toc223112932"/>
      <w:bookmarkStart w:id="2" w:name="_Toc223114238"/>
    </w:p>
    <w:p w14:paraId="76B6B5E7" w14:textId="04A0425F" w:rsidR="00BA61CC" w:rsidRPr="00C2587A" w:rsidRDefault="00B30907" w:rsidP="001416E0">
      <w:pPr>
        <w:pStyle w:val="Heading1"/>
        <w:spacing w:before="0" w:after="0" w:line="276" w:lineRule="auto"/>
        <w:rPr>
          <w:lang w:val="da-DK"/>
        </w:rPr>
      </w:pPr>
      <w:r w:rsidRPr="00C2587A">
        <w:rPr>
          <w:lang w:val="da-DK"/>
        </w:rPr>
        <w:t>BAB I</w:t>
      </w:r>
      <w:bookmarkEnd w:id="0"/>
      <w:bookmarkEnd w:id="1"/>
      <w:bookmarkEnd w:id="2"/>
    </w:p>
    <w:p w14:paraId="1B6E49E8" w14:textId="39F3349F" w:rsidR="00B30907" w:rsidRPr="00C2587A" w:rsidRDefault="0009071C" w:rsidP="001416E0">
      <w:pPr>
        <w:pStyle w:val="Heading1"/>
        <w:spacing w:before="0" w:after="0" w:line="276" w:lineRule="auto"/>
        <w:rPr>
          <w:lang w:val="da-DK"/>
        </w:rPr>
      </w:pPr>
      <w:bookmarkStart w:id="3" w:name="_Toc223114239"/>
      <w:r w:rsidRPr="00C2587A">
        <w:rPr>
          <w:lang w:val="da-DK"/>
        </w:rPr>
        <w:t>PENDAHULUAN</w:t>
      </w:r>
      <w:bookmarkEnd w:id="3"/>
    </w:p>
    <w:p w14:paraId="2F040FBD" w14:textId="2CB228F0" w:rsidR="00BA61CC" w:rsidRPr="00B00C0A" w:rsidRDefault="147D00F8" w:rsidP="001416E0">
      <w:pPr>
        <w:pStyle w:val="Heading2"/>
        <w:numPr>
          <w:ilvl w:val="1"/>
          <w:numId w:val="21"/>
        </w:numPr>
        <w:spacing w:line="276" w:lineRule="auto"/>
        <w:rPr>
          <w:lang w:val="da-DK"/>
        </w:rPr>
      </w:pPr>
      <w:bookmarkStart w:id="4" w:name="_Toc223114240"/>
      <w:r w:rsidRPr="00B00C0A">
        <w:rPr>
          <w:lang w:val="da-DK"/>
        </w:rPr>
        <w:t>Penjelasan Data</w:t>
      </w:r>
      <w:r w:rsidR="007B66F4" w:rsidRPr="00B00C0A">
        <w:rPr>
          <w:lang w:val="da-DK"/>
        </w:rPr>
        <w:t>set</w:t>
      </w:r>
      <w:bookmarkEnd w:id="4"/>
      <w:r w:rsidRPr="00B00C0A">
        <w:rPr>
          <w:lang w:val="da-DK"/>
        </w:rPr>
        <w:t xml:space="preserve"> </w:t>
      </w:r>
    </w:p>
    <w:p w14:paraId="4A71C541" w14:textId="25A6BAF9" w:rsidR="00907A6B" w:rsidRPr="00636D68" w:rsidRDefault="003F6EE9" w:rsidP="008B0877">
      <w:pPr>
        <w:spacing w:line="276" w:lineRule="auto"/>
        <w:ind w:firstLine="720"/>
      </w:pPr>
      <w:r w:rsidRPr="00636D68">
        <w:rPr>
          <w:lang w:val="da-DK"/>
        </w:rPr>
        <w:t>Dataset ini berjudul</w:t>
      </w:r>
      <w:r w:rsidR="0037189F" w:rsidRPr="00636D68">
        <w:rPr>
          <w:lang w:val="da-DK"/>
        </w:rPr>
        <w:t xml:space="preserve"> </w:t>
      </w:r>
      <w:r w:rsidR="00EE38D3" w:rsidRPr="00636D68">
        <w:rPr>
          <w:lang w:val="da-DK"/>
        </w:rPr>
        <w:t>“</w:t>
      </w:r>
      <w:r w:rsidR="008478A1" w:rsidRPr="00636D68">
        <w:rPr>
          <w:lang w:val="da-DK"/>
        </w:rPr>
        <w:t>SGEMM GPU kernel performance</w:t>
      </w:r>
      <w:r w:rsidR="00EE38D3" w:rsidRPr="00636D68">
        <w:rPr>
          <w:lang w:val="da-DK"/>
        </w:rPr>
        <w:t>”</w:t>
      </w:r>
      <w:r w:rsidR="00562CEE" w:rsidRPr="00636D68">
        <w:rPr>
          <w:lang w:val="da-DK"/>
        </w:rPr>
        <w:t xml:space="preserve"> </w:t>
      </w:r>
      <w:r w:rsidR="002506FC" w:rsidRPr="00636D68">
        <w:rPr>
          <w:lang w:val="da-DK"/>
        </w:rPr>
        <w:t xml:space="preserve">atau </w:t>
      </w:r>
      <w:r w:rsidR="00895C9D" w:rsidRPr="00636D68">
        <w:rPr>
          <w:lang w:val="da-DK"/>
        </w:rPr>
        <w:t>Single precision GEneral Matrix Multiply) pada GPU</w:t>
      </w:r>
      <w:r w:rsidR="002F23EB" w:rsidRPr="00636D68">
        <w:rPr>
          <w:lang w:val="da-DK"/>
        </w:rPr>
        <w:t xml:space="preserve"> </w:t>
      </w:r>
      <w:r w:rsidR="000379F1" w:rsidRPr="00636D68">
        <w:rPr>
          <w:lang w:val="da-DK"/>
        </w:rPr>
        <w:t>yaitu waktu untuk melakukan perkalian matr</w:t>
      </w:r>
      <w:r w:rsidR="00B14D47" w:rsidRPr="00636D68">
        <w:rPr>
          <w:lang w:val="da-DK"/>
        </w:rPr>
        <w:t>iks dengan ukuran 2048 x 2048</w:t>
      </w:r>
      <w:r w:rsidR="003F41AE" w:rsidRPr="00636D68">
        <w:rPr>
          <w:lang w:val="da-DK"/>
        </w:rPr>
        <w:t xml:space="preserve"> menggunakan beberapa </w:t>
      </w:r>
      <w:r w:rsidR="002E4A3D" w:rsidRPr="00636D68">
        <w:rPr>
          <w:lang w:val="da-DK"/>
        </w:rPr>
        <w:t xml:space="preserve">kombinasi parameter kernel yang berbeda. Dataset ini memiliki total 241.600 baris, terdapat </w:t>
      </w:r>
      <w:r w:rsidR="00C938F3" w:rsidRPr="00636D68">
        <w:rPr>
          <w:lang w:val="da-DK"/>
        </w:rPr>
        <w:t xml:space="preserve">14 </w:t>
      </w:r>
      <w:r w:rsidR="0094528D" w:rsidRPr="00636D68">
        <w:rPr>
          <w:lang w:val="da-DK"/>
        </w:rPr>
        <w:t xml:space="preserve">fitur input </w:t>
      </w:r>
      <w:r w:rsidR="005B7225" w:rsidRPr="00636D68">
        <w:rPr>
          <w:lang w:val="da-DK"/>
        </w:rPr>
        <w:t>ada</w:t>
      </w:r>
      <w:r w:rsidR="00C41D1F" w:rsidRPr="00636D68">
        <w:rPr>
          <w:lang w:val="da-DK"/>
        </w:rPr>
        <w:t>: (</w:t>
      </w:r>
      <w:r w:rsidR="00C41D1F" w:rsidRPr="00C41D1F">
        <w:rPr>
          <w:i/>
          <w:iCs/>
          <w:lang w:val="da-DK"/>
        </w:rPr>
        <w:t>Konfigurasi Tiling &amp; Workgroup</w:t>
      </w:r>
      <w:r w:rsidR="00C41D1F" w:rsidRPr="00636D68">
        <w:rPr>
          <w:i/>
          <w:iCs/>
          <w:lang w:val="da-DK"/>
        </w:rPr>
        <w:t xml:space="preserve">) </w:t>
      </w:r>
      <w:r w:rsidR="00C41D1F" w:rsidRPr="00C41D1F">
        <w:rPr>
          <w:lang w:val="da-DK"/>
        </w:rPr>
        <w:t>MWG, NWG, KWG, MDIMC, NDIMC, MDIMA, NDIMB</w:t>
      </w:r>
      <w:r w:rsidR="00C41D1F" w:rsidRPr="00636D68">
        <w:rPr>
          <w:lang w:val="da-DK"/>
        </w:rPr>
        <w:t>; (</w:t>
      </w:r>
      <w:r w:rsidR="00C41D1F" w:rsidRPr="00C41D1F">
        <w:rPr>
          <w:i/>
          <w:iCs/>
          <w:lang w:val="da-DK"/>
        </w:rPr>
        <w:t>Optimasi Kernel</w:t>
      </w:r>
      <w:r w:rsidR="00C41D1F" w:rsidRPr="00636D68">
        <w:rPr>
          <w:i/>
          <w:iCs/>
          <w:lang w:val="da-DK"/>
        </w:rPr>
        <w:t>)</w:t>
      </w:r>
      <w:r w:rsidR="00C41D1F" w:rsidRPr="00C41D1F">
        <w:rPr>
          <w:lang w:val="da-DK"/>
        </w:rPr>
        <w:t xml:space="preserve"> KWI (unrolling), VWM, VWN</w:t>
      </w:r>
      <w:r w:rsidR="009A4825" w:rsidRPr="00636D68">
        <w:rPr>
          <w:lang w:val="da-DK"/>
        </w:rPr>
        <w:t>; (</w:t>
      </w:r>
      <w:r w:rsidR="00C41D1F" w:rsidRPr="00C41D1F">
        <w:rPr>
          <w:i/>
          <w:iCs/>
          <w:lang w:val="da-DK"/>
        </w:rPr>
        <w:t>Akses Memori</w:t>
      </w:r>
      <w:r w:rsidR="009A4825" w:rsidRPr="00636D68">
        <w:rPr>
          <w:i/>
          <w:iCs/>
          <w:lang w:val="da-DK"/>
        </w:rPr>
        <w:t>)</w:t>
      </w:r>
      <w:r w:rsidR="00C41D1F" w:rsidRPr="00C41D1F">
        <w:rPr>
          <w:lang w:val="da-DK"/>
        </w:rPr>
        <w:t xml:space="preserve"> STRM, STRN (stride), SA, SB (caching).</w:t>
      </w:r>
      <w:r w:rsidR="009A4825" w:rsidRPr="00636D68">
        <w:rPr>
          <w:lang w:val="da-DK"/>
        </w:rPr>
        <w:t xml:space="preserve"> </w:t>
      </w:r>
      <w:r w:rsidR="00C41D1F" w:rsidRPr="00636D68">
        <w:rPr>
          <w:lang w:val="en-ID"/>
        </w:rPr>
        <w:t>T</w:t>
      </w:r>
      <w:r w:rsidR="00C41D1F" w:rsidRPr="00C41D1F">
        <w:rPr>
          <w:lang w:val="en-ID"/>
        </w:rPr>
        <w:t>arget Output (4 Kolom)</w:t>
      </w:r>
      <w:r w:rsidR="009A4825" w:rsidRPr="00636D68">
        <w:rPr>
          <w:lang w:val="en-ID"/>
        </w:rPr>
        <w:t xml:space="preserve">, yaitu: </w:t>
      </w:r>
      <w:r w:rsidR="00C41D1F" w:rsidRPr="00C41D1F">
        <w:rPr>
          <w:lang w:val="en-ID"/>
        </w:rPr>
        <w:t>Run1, Run2, Run3, dan Run4 (waktu eksekusi dalam milidetik).</w:t>
      </w:r>
      <w:r w:rsidR="00C41D1F" w:rsidRPr="00636D68">
        <w:rPr>
          <w:lang w:val="en-ID"/>
        </w:rPr>
        <w:t xml:space="preserve"> </w:t>
      </w:r>
      <w:r w:rsidR="00636D68" w:rsidRPr="00636D68">
        <w:t>Dataset ini cocok untuk tugas regresi karena variabel targetnya berupa angka kontinu (waktu eksekusi dalam milidetik), bukan kategori. Nilainya juga memiliki rentang yang sangat luas, dari belasan hingga ribuan milidetik, sehingga membutuhkan model yang mampu memprediksi nilai secara akurat. Selain itu, hubungan antara parameter konfigurasi kernel dan waktu eksekusi bersifat kompleks dan bisa non-linear, sehingga regresi tepat digunakan untuk memodelkan hubungan tersebut secara matematis.</w:t>
      </w:r>
    </w:p>
    <w:p w14:paraId="42CA0DBD" w14:textId="46B25D81" w:rsidR="00EE47B9" w:rsidRPr="003B5F44" w:rsidRDefault="00EE47B9" w:rsidP="003B5F44">
      <w:pPr>
        <w:spacing w:line="276" w:lineRule="auto"/>
        <w:ind w:firstLine="720"/>
        <w:rPr>
          <w:lang w:val="en-ID"/>
        </w:rPr>
      </w:pPr>
      <w:r w:rsidRPr="00EE47B9">
        <w:rPr>
          <w:lang w:val="en-ID"/>
        </w:rPr>
        <w:t>Performa kernel GPU tidak hanya dipengaruhi oleh satu parameter tunggal, melainkan oleh interaksi antar parameter seperti ukuran tiling, konfigurasi workgroup, serta pola akses memori. Interaksi ini dapat menghasilkan interaction effect antar fitur dan potensi perilaku non-linear, sehingga hubungan antara variabel input dan waktu eksekusi tidak selalu berbentuk linier sederhana. Oleh karena itu, pendekatan regresi digunakan untuk memodelkan hubungan numerik antar variabel secara kuantitatif dan sistematis.</w:t>
      </w:r>
      <w:r w:rsidRPr="003B5F44">
        <w:rPr>
          <w:lang w:val="en-ID"/>
        </w:rPr>
        <w:t xml:space="preserve"> </w:t>
      </w:r>
      <w:r w:rsidRPr="00EE47B9">
        <w:rPr>
          <w:lang w:val="en-ID"/>
        </w:rPr>
        <w:t>Penggabungan empat pengukuran runtime (Run1</w:t>
      </w:r>
      <w:r w:rsidRPr="003B5F44">
        <w:rPr>
          <w:lang w:val="en-ID"/>
        </w:rPr>
        <w:t>-</w:t>
      </w:r>
      <w:r w:rsidRPr="00EE47B9">
        <w:rPr>
          <w:lang w:val="en-ID"/>
        </w:rPr>
        <w:t>Run4) melalui rata-rata bertujuan untuk mengurangi variasi eksperimen (experimental noise) dan meningkatkan stabilitas estimasi target. Dalam eksperimen performa komputasi, averaging antar run merupakan praktik umum untuk memperoleh estimasi waktu eksekusi yang lebih representatif dan reliabel.</w:t>
      </w:r>
    </w:p>
    <w:p w14:paraId="2769858F" w14:textId="5D7EE808" w:rsidR="007B66F4" w:rsidRPr="005B7225" w:rsidRDefault="007B66F4" w:rsidP="00D25D72">
      <w:pPr>
        <w:pStyle w:val="Heading2"/>
        <w:spacing w:before="0" w:line="276" w:lineRule="auto"/>
        <w:rPr>
          <w:lang w:val="en-ID"/>
        </w:rPr>
      </w:pPr>
      <w:bookmarkStart w:id="5" w:name="_Toc223114241"/>
      <w:r w:rsidRPr="005B7225">
        <w:rPr>
          <w:lang w:val="en-ID"/>
        </w:rPr>
        <w:t>1.</w:t>
      </w:r>
      <w:r w:rsidR="00B00C0A" w:rsidRPr="005B7225">
        <w:rPr>
          <w:lang w:val="en-ID"/>
        </w:rPr>
        <w:t xml:space="preserve">2 </w:t>
      </w:r>
      <w:r w:rsidR="009D07F6" w:rsidRPr="005B7225">
        <w:rPr>
          <w:lang w:val="en-ID"/>
        </w:rPr>
        <w:t>Preprocessing</w:t>
      </w:r>
      <w:r w:rsidR="00D87CC0">
        <w:rPr>
          <w:lang w:val="en-ID"/>
        </w:rPr>
        <w:t xml:space="preserve"> </w:t>
      </w:r>
      <w:r w:rsidR="00CB19D5">
        <w:rPr>
          <w:lang w:val="en-ID"/>
        </w:rPr>
        <w:t>&amp; Pipeline Preprocessing</w:t>
      </w:r>
      <w:bookmarkEnd w:id="5"/>
    </w:p>
    <w:p w14:paraId="7C262B78" w14:textId="6D0A257E" w:rsidR="0038630F" w:rsidRDefault="00B03D37" w:rsidP="00992D60">
      <w:pPr>
        <w:widowControl w:val="0"/>
        <w:autoSpaceDE w:val="0"/>
        <w:autoSpaceDN w:val="0"/>
        <w:adjustRightInd w:val="0"/>
        <w:spacing w:line="276" w:lineRule="auto"/>
        <w:ind w:firstLine="720"/>
      </w:pPr>
      <w:r>
        <w:rPr>
          <w:lang w:val="en-ID"/>
        </w:rPr>
        <w:t xml:space="preserve">Preprocessing data </w:t>
      </w:r>
      <w:r w:rsidR="000B2111" w:rsidRPr="000B2111">
        <w:t>dalam machine learning melibatkan proses mengubah data mentah yang tidak terstruktur menjadi format yang terorganisasi dengan baik dan dapat digunakan untuk analisis serta pemodelan</w:t>
      </w:r>
      <w:r w:rsidR="000B2111">
        <w:t xml:space="preserve"> </w:t>
      </w:r>
      <w:sdt>
        <w:sdtPr>
          <w:id w:val="-544598414"/>
          <w:citation/>
        </w:sdtPr>
        <w:sdtContent>
          <w:r w:rsidR="00F067B6">
            <w:fldChar w:fldCharType="begin"/>
          </w:r>
          <w:r w:rsidR="00F067B6">
            <w:instrText xml:space="preserve"> CITATION Gee26 \l 1033 </w:instrText>
          </w:r>
          <w:r w:rsidR="00F067B6">
            <w:fldChar w:fldCharType="separate"/>
          </w:r>
          <w:r w:rsidR="00F067B6" w:rsidRPr="00F067B6">
            <w:rPr>
              <w:noProof/>
            </w:rPr>
            <w:t>(GeeksforGeeks, 2026)</w:t>
          </w:r>
          <w:r w:rsidR="00F067B6">
            <w:fldChar w:fldCharType="end"/>
          </w:r>
        </w:sdtContent>
      </w:sdt>
      <w:r w:rsidR="0076456C">
        <w:t>.</w:t>
      </w:r>
      <w:r w:rsidR="00FF67D0">
        <w:t xml:space="preserve"> </w:t>
      </w:r>
      <w:r w:rsidR="00FF67D0" w:rsidRPr="00FF67D0">
        <w:t>Proses ini bertujuan untuk mengurangi noise, mengatasi inkonsistensi, dan meningkatkan kualitas data agar model machine learning dapat bekerja lebih efektif dan efisien </w:t>
      </w:r>
      <w:customXmlInsRangeStart w:id="6" w:author="Microsoft Word" w:date="2026-02-27T19:34:00Z"/>
      <w:sdt>
        <w:sdtPr>
          <w:id w:val="808516906"/>
          <w:citation/>
        </w:sdtPr>
        <w:sdtContent>
          <w:customXmlInsRangeEnd w:id="6"/>
          <w:ins w:id="7" w:author="Microsoft Word" w:date="2026-02-27T19:34:00Z" w16du:dateUtc="2026-02-27T11:34:00Z">
            <w:r w:rsidR="0058626C">
              <w:fldChar w:fldCharType="begin"/>
            </w:r>
            <w:r w:rsidR="0058626C">
              <w:instrText xml:space="preserve"> CITATION DQL25 \l 1033 </w:instrText>
            </w:r>
            <w:r w:rsidR="0058626C">
              <w:fldChar w:fldCharType="separate"/>
            </w:r>
          </w:ins>
          <w:r w:rsidR="0058626C" w:rsidRPr="0058626C">
            <w:rPr>
              <w:noProof/>
            </w:rPr>
            <w:t>(DQLab, 2025)</w:t>
          </w:r>
          <w:ins w:id="8" w:author="Microsoft Word" w:date="2026-02-27T19:34:00Z" w16du:dateUtc="2026-02-27T11:34:00Z">
            <w:r w:rsidR="0058626C">
              <w:fldChar w:fldCharType="end"/>
            </w:r>
          </w:ins>
          <w:customXmlInsRangeStart w:id="9" w:author="Microsoft Word" w:date="2026-02-27T19:34:00Z"/>
        </w:sdtContent>
      </w:sdt>
      <w:customXmlInsRangeEnd w:id="9"/>
      <w:ins w:id="10" w:author="Microsoft Word" w:date="2026-02-27T19:34:00Z" w16du:dateUtc="2026-02-27T11:34:00Z">
        <w:r w:rsidR="0058626C">
          <w:t>.</w:t>
        </w:r>
      </w:ins>
      <w:r w:rsidR="0058626C">
        <w:t xml:space="preserve"> </w:t>
      </w:r>
      <w:r w:rsidR="00693758" w:rsidRPr="00DF1725">
        <w:t xml:space="preserve">Preprocessing dalam kode ini dilakukan lewat 2 tahap </w:t>
      </w:r>
      <w:r w:rsidR="00CC4ACD" w:rsidRPr="00DF1725">
        <w:t>yaitu</w:t>
      </w:r>
      <w:r w:rsidR="0038630F">
        <w:t xml:space="preserve">: </w:t>
      </w:r>
    </w:p>
    <w:p w14:paraId="14A37A4C" w14:textId="4CB88542" w:rsidR="003A619E" w:rsidRDefault="00CC4ACD" w:rsidP="00992D60">
      <w:pPr>
        <w:pStyle w:val="ListParagraph"/>
        <w:widowControl w:val="0"/>
        <w:numPr>
          <w:ilvl w:val="0"/>
          <w:numId w:val="23"/>
        </w:numPr>
        <w:autoSpaceDE w:val="0"/>
        <w:autoSpaceDN w:val="0"/>
        <w:adjustRightInd w:val="0"/>
        <w:spacing w:line="276" w:lineRule="auto"/>
      </w:pPr>
      <w:r w:rsidRPr="00DF1725">
        <w:t>pada saat transformasi</w:t>
      </w:r>
      <w:r w:rsidR="00DF1725" w:rsidRPr="00DF1725">
        <w:t xml:space="preserve"> menggunaka</w:t>
      </w:r>
      <w:r w:rsidR="00DF1725">
        <w:t xml:space="preserve">n : </w:t>
      </w:r>
    </w:p>
    <w:p w14:paraId="328FEF07" w14:textId="47E2DA16" w:rsidR="00B70DC0" w:rsidRPr="005A4ECE" w:rsidRDefault="00B70DC0" w:rsidP="00992D60">
      <w:pPr>
        <w:pStyle w:val="Caption"/>
        <w:keepNext/>
        <w:spacing w:after="0" w:line="276" w:lineRule="auto"/>
        <w:jc w:val="center"/>
        <w:rPr>
          <w:i w:val="0"/>
          <w:iCs w:val="0"/>
          <w:color w:val="auto"/>
        </w:rPr>
      </w:pPr>
      <w:r w:rsidRPr="005A4ECE">
        <w:rPr>
          <w:i w:val="0"/>
          <w:iCs w:val="0"/>
          <w:color w:val="auto"/>
        </w:rPr>
        <w:t xml:space="preserve">Tabel 1. </w:t>
      </w:r>
      <w:r w:rsidRPr="005A4ECE">
        <w:rPr>
          <w:i w:val="0"/>
          <w:iCs w:val="0"/>
          <w:color w:val="auto"/>
        </w:rPr>
        <w:fldChar w:fldCharType="begin"/>
      </w:r>
      <w:r w:rsidRPr="005A4ECE">
        <w:rPr>
          <w:i w:val="0"/>
          <w:iCs w:val="0"/>
          <w:color w:val="auto"/>
        </w:rPr>
        <w:instrText xml:space="preserve"> SEQ Tabel_1. \* ARABIC </w:instrText>
      </w:r>
      <w:r w:rsidRPr="005A4ECE">
        <w:rPr>
          <w:i w:val="0"/>
          <w:iCs w:val="0"/>
          <w:color w:val="auto"/>
        </w:rPr>
        <w:fldChar w:fldCharType="separate"/>
      </w:r>
      <w:r w:rsidR="003D17DC">
        <w:rPr>
          <w:i w:val="0"/>
          <w:iCs w:val="0"/>
          <w:noProof/>
          <w:color w:val="auto"/>
        </w:rPr>
        <w:t>1</w:t>
      </w:r>
      <w:r w:rsidRPr="005A4ECE">
        <w:rPr>
          <w:i w:val="0"/>
          <w:iCs w:val="0"/>
          <w:color w:val="auto"/>
        </w:rPr>
        <w:fldChar w:fldCharType="end"/>
      </w:r>
      <w:r w:rsidR="00AD3F2B" w:rsidRPr="005A4ECE">
        <w:rPr>
          <w:i w:val="0"/>
          <w:iCs w:val="0"/>
          <w:color w:val="auto"/>
        </w:rPr>
        <w:t xml:space="preserve"> T</w:t>
      </w:r>
      <w:r w:rsidR="005A4ECE" w:rsidRPr="005A4ECE">
        <w:rPr>
          <w:i w:val="0"/>
          <w:iCs w:val="0"/>
          <w:color w:val="auto"/>
        </w:rPr>
        <w:t>ransformasi</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7"/>
      </w:tblGrid>
      <w:tr w:rsidR="00AD2773" w14:paraId="4CF3F288" w14:textId="77777777" w:rsidTr="001E586E">
        <w:tc>
          <w:tcPr>
            <w:tcW w:w="7937" w:type="dxa"/>
          </w:tcPr>
          <w:p w14:paraId="08F57E1E" w14:textId="49FB715A" w:rsidR="003A619E" w:rsidRDefault="003A619E" w:rsidP="00992D60">
            <w:pPr>
              <w:widowControl w:val="0"/>
              <w:autoSpaceDE w:val="0"/>
              <w:autoSpaceDN w:val="0"/>
              <w:adjustRightInd w:val="0"/>
              <w:spacing w:line="276" w:lineRule="auto"/>
            </w:pPr>
            <w:r w:rsidRPr="008B7A1E">
              <w:rPr>
                <w:rFonts w:ascii="Courier New" w:hAnsi="Courier New" w:cs="Courier New"/>
              </w:rPr>
              <w:t>y = df.iloc[:, 14:].mean(axis=1)</w:t>
            </w:r>
          </w:p>
        </w:tc>
      </w:tr>
    </w:tbl>
    <w:p w14:paraId="17759473" w14:textId="5CAFA03F" w:rsidR="0038630F" w:rsidRDefault="0038630F" w:rsidP="003A619E">
      <w:pPr>
        <w:spacing w:line="276" w:lineRule="auto"/>
      </w:pPr>
      <w:r>
        <w:t>d</w:t>
      </w:r>
      <w:r w:rsidR="0021418B">
        <w:t xml:space="preserve">imana </w:t>
      </w:r>
      <w:r w:rsidR="00B856CC">
        <w:t>p</w:t>
      </w:r>
      <w:r w:rsidR="00B856CC" w:rsidRPr="00B856CC">
        <w:t>ada tahap ini, empat kolom runtime (Run1</w:t>
      </w:r>
      <w:r w:rsidR="00B856CC">
        <w:t>-</w:t>
      </w:r>
      <w:r w:rsidR="00B856CC" w:rsidRPr="00B856CC">
        <w:t xml:space="preserve">Run4) digabungkan dengan cara menghitung rata-rata setiap baris sehingga menghasilkan satu variabel target kontinu. Proses ini dilakukan setelah data dibaca dan sebelum model dilatih. Transformasi tersebut termasuk </w:t>
      </w:r>
      <w:r w:rsidR="00B856CC" w:rsidRPr="00B856CC">
        <w:lastRenderedPageBreak/>
        <w:t>preprocessing karena mengubah struktur data mentah dari multi-output menjadi single-output agar sesuai dengan kebutuhan model regresi.</w:t>
      </w:r>
    </w:p>
    <w:p w14:paraId="0DA383AA" w14:textId="688889DC" w:rsidR="0038630F" w:rsidRDefault="0038630F" w:rsidP="0038630F">
      <w:pPr>
        <w:pStyle w:val="ListParagraph"/>
        <w:numPr>
          <w:ilvl w:val="0"/>
          <w:numId w:val="23"/>
        </w:numPr>
        <w:spacing w:line="276" w:lineRule="auto"/>
        <w:rPr>
          <w:lang w:val="fi-FI"/>
        </w:rPr>
      </w:pPr>
      <w:r w:rsidRPr="0038630F">
        <w:rPr>
          <w:lang w:val="fi-FI"/>
        </w:rPr>
        <w:t>pada saat melakukan standard s</w:t>
      </w:r>
      <w:r>
        <w:rPr>
          <w:lang w:val="fi-FI"/>
        </w:rPr>
        <w:t xml:space="preserve">caler </w:t>
      </w:r>
      <w:r w:rsidR="00162424">
        <w:rPr>
          <w:lang w:val="fi-FI"/>
        </w:rPr>
        <w:t>yang berada pada pipeline</w:t>
      </w:r>
      <w:r>
        <w:rPr>
          <w:lang w:val="fi-FI"/>
        </w:rPr>
        <w:t xml:space="preserve"> : </w:t>
      </w:r>
    </w:p>
    <w:p w14:paraId="75DD3EB9" w14:textId="68419C53" w:rsidR="005A4ECE" w:rsidRPr="005A4ECE" w:rsidRDefault="005A4ECE" w:rsidP="00992D60">
      <w:pPr>
        <w:pStyle w:val="Caption"/>
        <w:keepNext/>
        <w:spacing w:after="0" w:line="276" w:lineRule="auto"/>
        <w:jc w:val="center"/>
        <w:rPr>
          <w:i w:val="0"/>
          <w:iCs w:val="0"/>
          <w:color w:val="auto"/>
        </w:rPr>
      </w:pPr>
      <w:r w:rsidRPr="005A4ECE">
        <w:rPr>
          <w:i w:val="0"/>
          <w:iCs w:val="0"/>
          <w:color w:val="auto"/>
        </w:rPr>
        <w:t xml:space="preserve">Tabel 1. </w:t>
      </w:r>
      <w:r w:rsidRPr="005A4ECE">
        <w:rPr>
          <w:i w:val="0"/>
          <w:iCs w:val="0"/>
          <w:color w:val="auto"/>
        </w:rPr>
        <w:fldChar w:fldCharType="begin"/>
      </w:r>
      <w:r w:rsidRPr="005A4ECE">
        <w:rPr>
          <w:i w:val="0"/>
          <w:iCs w:val="0"/>
          <w:color w:val="auto"/>
        </w:rPr>
        <w:instrText xml:space="preserve"> SEQ Tabel_1. \* ARABIC </w:instrText>
      </w:r>
      <w:r w:rsidRPr="005A4ECE">
        <w:rPr>
          <w:i w:val="0"/>
          <w:iCs w:val="0"/>
          <w:color w:val="auto"/>
        </w:rPr>
        <w:fldChar w:fldCharType="separate"/>
      </w:r>
      <w:r w:rsidR="003D17DC">
        <w:rPr>
          <w:i w:val="0"/>
          <w:iCs w:val="0"/>
          <w:noProof/>
          <w:color w:val="auto"/>
        </w:rPr>
        <w:t>2</w:t>
      </w:r>
      <w:r w:rsidRPr="005A4ECE">
        <w:rPr>
          <w:i w:val="0"/>
          <w:iCs w:val="0"/>
          <w:color w:val="auto"/>
        </w:rPr>
        <w:fldChar w:fldCharType="end"/>
      </w:r>
      <w:r w:rsidRPr="005A4ECE">
        <w:rPr>
          <w:i w:val="0"/>
          <w:iCs w:val="0"/>
          <w:color w:val="auto"/>
        </w:rPr>
        <w:t xml:space="preserve"> Pipeli</w:t>
      </w:r>
      <w:r>
        <w:rPr>
          <w:i w:val="0"/>
          <w:iCs w:val="0"/>
          <w:color w:val="auto"/>
        </w:rPr>
        <w:t>ne</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7"/>
      </w:tblGrid>
      <w:tr w:rsidR="00BB6B00" w:rsidRPr="00851756" w14:paraId="2EF9E34F" w14:textId="77777777" w:rsidTr="00F47ABA">
        <w:tc>
          <w:tcPr>
            <w:tcW w:w="7927" w:type="dxa"/>
          </w:tcPr>
          <w:p w14:paraId="6A829779" w14:textId="33EEDF72" w:rsidR="001E586E" w:rsidRPr="00851756" w:rsidRDefault="001E586E" w:rsidP="001E586E">
            <w:pPr>
              <w:spacing w:line="276" w:lineRule="auto"/>
              <w:rPr>
                <w:rFonts w:ascii="Courier New" w:hAnsi="Courier New" w:cs="Courier New"/>
                <w:lang w:val="fi-FI"/>
              </w:rPr>
            </w:pPr>
            <w:r w:rsidRPr="00851756">
              <w:rPr>
                <w:rFonts w:ascii="Courier New" w:hAnsi="Courier New" w:cs="Courier New"/>
                <w:lang w:val="fi-FI"/>
              </w:rPr>
              <w:t>('scaler', StandardScaler())</w:t>
            </w:r>
          </w:p>
        </w:tc>
      </w:tr>
    </w:tbl>
    <w:p w14:paraId="34E73E00" w14:textId="47DA9213" w:rsidR="00605D5F" w:rsidRPr="00F47ABA" w:rsidRDefault="00F47ABA" w:rsidP="00F619D3">
      <w:pPr>
        <w:spacing w:line="276" w:lineRule="auto"/>
        <w:rPr>
          <w:lang w:val="en-ID"/>
        </w:rPr>
      </w:pPr>
      <w:r w:rsidRPr="00F47ABA">
        <w:t>Standardisasi</w:t>
      </w:r>
      <w:r w:rsidR="00EC3466" w:rsidRPr="00F47ABA">
        <w:t xml:space="preserve"> ini diterapkan pada variabel fitur (X) saat proses pipeline.fit(X_train, y_train) dijalankan. StandardScaler mengubah setiap fitur sehingga memiliki rata-rata 0 dan standar deviasi 1, dengan tujuan menyamakan skala antar fitur dan mencegah bias akibat perbedaan magnitude nilai. Langkah ini termasuk preprocessing karena mengubah representasi numerik data sebelum model melakukan proses pembelajaran.</w:t>
      </w:r>
      <w:r>
        <w:t xml:space="preserve"> </w:t>
      </w:r>
      <w:r w:rsidR="00CB19D5" w:rsidRPr="00F47ABA">
        <w:t xml:space="preserve">Untuk pipeline kami membuat </w:t>
      </w:r>
      <w:r w:rsidR="00605D5F" w:rsidRPr="00F47ABA">
        <w:t xml:space="preserve">menggunakan </w:t>
      </w:r>
      <w:r w:rsidR="00605D5F" w:rsidRPr="00F47ABA">
        <w:rPr>
          <w:rFonts w:ascii="Courier New" w:hAnsi="Courier New" w:cs="Courier New"/>
        </w:rPr>
        <w:t>sklearn.pipeline.Pipeline</w:t>
      </w:r>
      <w:r w:rsidR="00605D5F" w:rsidRPr="00F47ABA">
        <w:t>:</w:t>
      </w:r>
      <w:r w:rsidR="00A91FD3" w:rsidRPr="00F47ABA">
        <w:t xml:space="preserve"> </w:t>
      </w:r>
    </w:p>
    <w:p w14:paraId="3E8D4609" w14:textId="4B978051" w:rsidR="00677ED3" w:rsidRPr="006F494E" w:rsidRDefault="00677ED3" w:rsidP="00992D60">
      <w:pPr>
        <w:pStyle w:val="Caption"/>
        <w:keepNext/>
        <w:spacing w:after="0" w:line="276" w:lineRule="auto"/>
        <w:jc w:val="center"/>
        <w:rPr>
          <w:i w:val="0"/>
          <w:iCs w:val="0"/>
          <w:color w:val="auto"/>
        </w:rPr>
      </w:pPr>
      <w:r w:rsidRPr="006F494E">
        <w:rPr>
          <w:i w:val="0"/>
          <w:iCs w:val="0"/>
          <w:color w:val="auto"/>
        </w:rPr>
        <w:t xml:space="preserve">Tabel 1. </w:t>
      </w:r>
      <w:r w:rsidRPr="006F494E">
        <w:rPr>
          <w:i w:val="0"/>
          <w:iCs w:val="0"/>
          <w:color w:val="auto"/>
        </w:rPr>
        <w:fldChar w:fldCharType="begin"/>
      </w:r>
      <w:r>
        <w:instrText xml:space="preserve"> SEQ Tabel_1. \* ARABIC </w:instrText>
      </w:r>
      <w:r w:rsidRPr="006F494E">
        <w:rPr>
          <w:i w:val="0"/>
          <w:iCs w:val="0"/>
          <w:color w:val="auto"/>
        </w:rPr>
        <w:fldChar w:fldCharType="separate"/>
      </w:r>
      <w:r w:rsidR="003D17DC">
        <w:rPr>
          <w:noProof/>
        </w:rPr>
        <w:t>3</w:t>
      </w:r>
      <w:r w:rsidRPr="006F494E">
        <w:rPr>
          <w:i w:val="0"/>
          <w:iCs w:val="0"/>
          <w:color w:val="auto"/>
        </w:rPr>
        <w:fldChar w:fldCharType="end"/>
      </w:r>
      <w:r w:rsidR="006F494E" w:rsidRPr="006F494E">
        <w:rPr>
          <w:i w:val="0"/>
          <w:iCs w:val="0"/>
          <w:color w:val="auto"/>
        </w:rPr>
        <w:t xml:space="preserve"> sklearn pipeline</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7"/>
      </w:tblGrid>
      <w:tr w:rsidR="0030738C" w14:paraId="404F37B8" w14:textId="77777777" w:rsidTr="00AA5E39">
        <w:tc>
          <w:tcPr>
            <w:tcW w:w="7927" w:type="dxa"/>
          </w:tcPr>
          <w:p w14:paraId="7A532DD6" w14:textId="77777777" w:rsidR="00605D5F" w:rsidRPr="00605D5F" w:rsidRDefault="00605D5F" w:rsidP="00605D5F">
            <w:pPr>
              <w:spacing w:line="276" w:lineRule="auto"/>
              <w:rPr>
                <w:rFonts w:ascii="Courier New" w:hAnsi="Courier New" w:cs="Courier New"/>
              </w:rPr>
            </w:pPr>
            <w:r w:rsidRPr="00605D5F">
              <w:rPr>
                <w:rFonts w:ascii="Courier New" w:hAnsi="Courier New" w:cs="Courier New"/>
              </w:rPr>
              <w:t>Pipeline([</w:t>
            </w:r>
          </w:p>
          <w:p w14:paraId="64126938" w14:textId="77777777" w:rsidR="00605D5F" w:rsidRPr="00605D5F" w:rsidRDefault="00605D5F" w:rsidP="00605D5F">
            <w:pPr>
              <w:spacing w:line="276" w:lineRule="auto"/>
              <w:rPr>
                <w:rFonts w:ascii="Courier New" w:hAnsi="Courier New" w:cs="Courier New"/>
              </w:rPr>
            </w:pPr>
            <w:r w:rsidRPr="00605D5F">
              <w:rPr>
                <w:rFonts w:ascii="Courier New" w:hAnsi="Courier New" w:cs="Courier New"/>
              </w:rPr>
              <w:t xml:space="preserve">    ('scaler', StandardScaler()),</w:t>
            </w:r>
          </w:p>
          <w:p w14:paraId="315B7A90" w14:textId="77777777" w:rsidR="00605D5F" w:rsidRPr="00605D5F" w:rsidRDefault="00605D5F" w:rsidP="00605D5F">
            <w:pPr>
              <w:spacing w:line="276" w:lineRule="auto"/>
              <w:rPr>
                <w:rFonts w:ascii="Courier New" w:hAnsi="Courier New" w:cs="Courier New"/>
              </w:rPr>
            </w:pPr>
            <w:r w:rsidRPr="00605D5F">
              <w:rPr>
                <w:rFonts w:ascii="Courier New" w:hAnsi="Courier New" w:cs="Courier New"/>
              </w:rPr>
              <w:t xml:space="preserve">    ('regressor', model)</w:t>
            </w:r>
          </w:p>
          <w:p w14:paraId="7E488CD1" w14:textId="1D79AB66" w:rsidR="00605D5F" w:rsidRDefault="00605D5F" w:rsidP="00605D5F">
            <w:pPr>
              <w:spacing w:line="276" w:lineRule="auto"/>
              <w:rPr>
                <w:lang w:val="fi-FI"/>
              </w:rPr>
            </w:pPr>
            <w:r w:rsidRPr="00605D5F">
              <w:rPr>
                <w:rFonts w:ascii="Courier New" w:hAnsi="Courier New" w:cs="Courier New"/>
                <w:lang w:val="fi-FI"/>
              </w:rPr>
              <w:t>])</w:t>
            </w:r>
          </w:p>
        </w:tc>
      </w:tr>
    </w:tbl>
    <w:p w14:paraId="79BF5771" w14:textId="77777777" w:rsidR="00FF1E6D" w:rsidRDefault="00FF1E6D" w:rsidP="00FF1E6D">
      <w:pPr>
        <w:spacing w:line="276" w:lineRule="auto"/>
      </w:pPr>
      <w:r w:rsidRPr="00FF1E6D">
        <w:t>Secara matematis, StandardScaler melakukan transformasi:</w:t>
      </w:r>
    </w:p>
    <w:p w14:paraId="58DA9840" w14:textId="77777777" w:rsidR="00C46CDA" w:rsidRDefault="00A34BA0" w:rsidP="00C46CDA">
      <w:pPr>
        <w:keepNext/>
        <w:spacing w:line="276" w:lineRule="auto"/>
        <w:jc w:val="center"/>
      </w:pPr>
      <w:r>
        <w:rPr>
          <w:noProof/>
        </w:rPr>
        <w:drawing>
          <wp:inline distT="0" distB="0" distL="0" distR="0" wp14:anchorId="2006295D" wp14:editId="410B8447">
            <wp:extent cx="1338263" cy="955902"/>
            <wp:effectExtent l="0" t="0" r="0" b="0"/>
            <wp:docPr id="2658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1422" cy="958159"/>
                    </a:xfrm>
                    <a:prstGeom prst="rect">
                      <a:avLst/>
                    </a:prstGeom>
                    <a:noFill/>
                    <a:ln>
                      <a:noFill/>
                    </a:ln>
                  </pic:spPr>
                </pic:pic>
              </a:graphicData>
            </a:graphic>
          </wp:inline>
        </w:drawing>
      </w:r>
    </w:p>
    <w:p w14:paraId="308E0CE6" w14:textId="16989D8C" w:rsidR="00B53397" w:rsidRPr="00C46CDA" w:rsidRDefault="00C46CDA" w:rsidP="00992D60">
      <w:pPr>
        <w:pStyle w:val="Caption"/>
        <w:spacing w:after="0" w:line="276" w:lineRule="auto"/>
        <w:jc w:val="center"/>
        <w:rPr>
          <w:color w:val="auto"/>
          <w:lang w:val="fi-FI"/>
        </w:rPr>
      </w:pPr>
      <w:r w:rsidRPr="00C46CDA">
        <w:rPr>
          <w:color w:val="auto"/>
        </w:rPr>
        <w:t xml:space="preserve">Gambar 1. </w:t>
      </w:r>
      <w:r w:rsidRPr="00C46CDA">
        <w:rPr>
          <w:color w:val="auto"/>
        </w:rPr>
        <w:fldChar w:fldCharType="begin"/>
      </w:r>
      <w:r w:rsidRPr="00C46CDA">
        <w:rPr>
          <w:color w:val="auto"/>
        </w:rPr>
        <w:instrText xml:space="preserve"> SEQ Gambar_1. \* ARABIC </w:instrText>
      </w:r>
      <w:r w:rsidRPr="00C46CDA">
        <w:rPr>
          <w:color w:val="auto"/>
        </w:rPr>
        <w:fldChar w:fldCharType="separate"/>
      </w:r>
      <w:r>
        <w:rPr>
          <w:noProof/>
          <w:color w:val="auto"/>
        </w:rPr>
        <w:t>1</w:t>
      </w:r>
      <w:r w:rsidRPr="00C46CDA">
        <w:rPr>
          <w:color w:val="auto"/>
        </w:rPr>
        <w:fldChar w:fldCharType="end"/>
      </w:r>
      <w:r w:rsidRPr="00C46CDA">
        <w:rPr>
          <w:color w:val="auto"/>
        </w:rPr>
        <w:t xml:space="preserve"> Transformasi </w:t>
      </w:r>
      <w:r w:rsidRPr="00C46CDA">
        <w:rPr>
          <w:color w:val="auto"/>
        </w:rPr>
        <w:t>StandardScaler</w:t>
      </w:r>
    </w:p>
    <w:p w14:paraId="7964FC05" w14:textId="77777777" w:rsidR="00602C4F" w:rsidRDefault="00B7010A" w:rsidP="00B7010A">
      <w:pPr>
        <w:spacing w:line="276" w:lineRule="auto"/>
        <w:rPr>
          <w:lang w:val="fi-FI"/>
        </w:rPr>
      </w:pPr>
      <w:r w:rsidRPr="00B7010A">
        <w:rPr>
          <w:lang w:val="fi-FI"/>
        </w:rPr>
        <w:t xml:space="preserve">di mana </w:t>
      </w:r>
      <m:oMath>
        <m:r>
          <w:rPr>
            <w:rFonts w:ascii="Cambria Math" w:hAnsi="Cambria Math"/>
            <w:lang w:val="en-ID"/>
          </w:rPr>
          <m:t>μ</m:t>
        </m:r>
        <m:r>
          <w:rPr>
            <w:rFonts w:ascii="Cambria Math" w:hAnsi="Cambria Math"/>
            <w:lang w:val="fi-FI"/>
          </w:rPr>
          <m:t xml:space="preserve"> </m:t>
        </m:r>
      </m:oMath>
      <w:r w:rsidRPr="00B7010A">
        <w:rPr>
          <w:lang w:val="fi-FI"/>
        </w:rPr>
        <w:t xml:space="preserve">adalah rata-rata fitur dan </w:t>
      </w:r>
      <m:oMath>
        <m:r>
          <w:rPr>
            <w:rFonts w:ascii="Cambria Math" w:hAnsi="Cambria Math"/>
            <w:lang w:val="en-ID"/>
          </w:rPr>
          <m:t>σ</m:t>
        </m:r>
      </m:oMath>
      <w:r w:rsidRPr="00B7010A">
        <w:rPr>
          <w:lang w:val="fi-FI"/>
        </w:rPr>
        <w:t>adalah standar deviasi fitur. Transformasi ini memastikan setiap fitur berada pada skala yang sebanding sehingga proses optimisasi model menjadi lebih stabil secara numerik.</w:t>
      </w:r>
      <w:r>
        <w:rPr>
          <w:lang w:val="fi-FI"/>
        </w:rPr>
        <w:t xml:space="preserve"> </w:t>
      </w:r>
      <w:r w:rsidRPr="00B7010A">
        <w:rPr>
          <w:lang w:val="fi-FI"/>
        </w:rPr>
        <w:t>Alasan penggunaan StandardScaler karena regresi linier sensitif terhadap skala fitur. Jika fitur memiliki skala berbeda:</w:t>
      </w:r>
    </w:p>
    <w:p w14:paraId="423A82D4" w14:textId="77777777" w:rsidR="00602C4F" w:rsidRDefault="00B7010A" w:rsidP="00602C4F">
      <w:pPr>
        <w:pStyle w:val="ListParagraph"/>
        <w:numPr>
          <w:ilvl w:val="0"/>
          <w:numId w:val="29"/>
        </w:numPr>
        <w:spacing w:line="276" w:lineRule="auto"/>
        <w:rPr>
          <w:lang w:val="fi-FI"/>
        </w:rPr>
      </w:pPr>
      <w:r w:rsidRPr="00B7010A">
        <w:rPr>
          <w:lang w:val="fi-FI"/>
        </w:rPr>
        <w:t>Koefisien menjadi tidak seimbang</w:t>
      </w:r>
    </w:p>
    <w:p w14:paraId="253E8E38" w14:textId="77777777" w:rsidR="00602C4F" w:rsidRDefault="00B7010A" w:rsidP="00602C4F">
      <w:pPr>
        <w:pStyle w:val="ListParagraph"/>
        <w:numPr>
          <w:ilvl w:val="0"/>
          <w:numId w:val="29"/>
        </w:numPr>
        <w:spacing w:line="276" w:lineRule="auto"/>
        <w:rPr>
          <w:lang w:val="da-DK"/>
        </w:rPr>
      </w:pPr>
      <w:r w:rsidRPr="00602C4F">
        <w:rPr>
          <w:lang w:val="da-DK"/>
        </w:rPr>
        <w:t>Model bias terhadap fitur bernilai besar</w:t>
      </w:r>
    </w:p>
    <w:p w14:paraId="149EA188" w14:textId="0E95D5FA" w:rsidR="00B7010A" w:rsidRPr="00602C4F" w:rsidRDefault="00B7010A" w:rsidP="00602C4F">
      <w:pPr>
        <w:pStyle w:val="ListParagraph"/>
        <w:numPr>
          <w:ilvl w:val="0"/>
          <w:numId w:val="29"/>
        </w:numPr>
        <w:spacing w:line="276" w:lineRule="auto"/>
        <w:rPr>
          <w:lang w:val="da-DK"/>
        </w:rPr>
      </w:pPr>
      <w:r w:rsidRPr="00602C4F">
        <w:rPr>
          <w:lang w:val="da-DK"/>
        </w:rPr>
        <w:t xml:space="preserve"> Konvergensi bisa lebih lambat</w:t>
      </w:r>
    </w:p>
    <w:p w14:paraId="24A794A8" w14:textId="77777777" w:rsidR="00B7010A" w:rsidRPr="00B7010A" w:rsidRDefault="00B7010A" w:rsidP="00B7010A">
      <w:pPr>
        <w:spacing w:line="276" w:lineRule="auto"/>
        <w:rPr>
          <w:lang w:val="da-DK"/>
        </w:rPr>
      </w:pPr>
      <w:r w:rsidRPr="00B7010A">
        <w:rPr>
          <w:lang w:val="da-DK"/>
        </w:rPr>
        <w:t>Model seperti HuberRegressor menggunakan optimisasi iteratif berbasis minimisasi fungsi loss. Proses ini sensitif terhadap perbedaan skala fitur karena fitur dengan nilai sangat besar dapat mendominasi gradien dan memengaruhi proses konvergensi. Oleh karena itu, standardisasi fitur membantu meningkatkan stabilitas dan efisiensi proses pembelajaran model.</w:t>
      </w:r>
    </w:p>
    <w:p w14:paraId="05E53F47" w14:textId="33D7BC33" w:rsidR="00B7010A" w:rsidRPr="00B7010A" w:rsidRDefault="00CF5824" w:rsidP="00F47ABA">
      <w:pPr>
        <w:spacing w:line="276" w:lineRule="auto"/>
        <w:ind w:firstLine="720"/>
        <w:rPr>
          <w:lang w:val="da-DK"/>
        </w:rPr>
      </w:pPr>
      <w:r w:rsidRPr="00B7010A">
        <w:rPr>
          <w:lang w:val="da-DK"/>
        </w:rPr>
        <w:t>Scaling dilakukan hanya pada data train di setiap fold karena menggunakan Pipeline menghindari data leakage.</w:t>
      </w:r>
      <w:r w:rsidR="00602C4F">
        <w:rPr>
          <w:lang w:val="da-DK"/>
        </w:rPr>
        <w:t xml:space="preserve"> </w:t>
      </w:r>
      <w:r w:rsidR="00B7010A" w:rsidRPr="00B7010A">
        <w:rPr>
          <w:lang w:val="da-DK"/>
        </w:rPr>
        <w:t>Jika scaling dilakukan sebelum proses cross-validation, maka informasi statistik dari data uji (mean dan standar deviasi) dapat bocor ke data latih (data leakage). Hal ini dapat menyebabkan estimasi performa model menjadi terlalu optimistis dan tidak mencerminkan kemampuan generalisasi yang sebenarnya. Dengan mengintegrasikan preprocessing ke dalam Pipeline, validitas eksperimen tetap terjaga.</w:t>
      </w:r>
    </w:p>
    <w:p w14:paraId="380DF0BD" w14:textId="77777777" w:rsidR="00602C4F" w:rsidRDefault="00602C4F" w:rsidP="00B7010A">
      <w:pPr>
        <w:spacing w:line="276" w:lineRule="auto"/>
        <w:rPr>
          <w:lang w:val="en-ID"/>
        </w:rPr>
      </w:pPr>
    </w:p>
    <w:p w14:paraId="46B93C84" w14:textId="77777777" w:rsidR="00B7010A" w:rsidRPr="00B7010A" w:rsidRDefault="00B7010A" w:rsidP="00B7010A">
      <w:pPr>
        <w:spacing w:line="276" w:lineRule="auto"/>
        <w:rPr>
          <w:lang w:val="en-ID"/>
        </w:rPr>
      </w:pPr>
      <w:r w:rsidRPr="00B7010A">
        <w:rPr>
          <w:lang w:val="en-ID"/>
        </w:rPr>
        <w:t>Preprocessing dalam kode ini bertujuan untuk:</w:t>
      </w:r>
    </w:p>
    <w:p w14:paraId="4B5376DC" w14:textId="77777777" w:rsidR="00B7010A" w:rsidRPr="00B7010A" w:rsidRDefault="00B7010A" w:rsidP="00B7010A">
      <w:pPr>
        <w:numPr>
          <w:ilvl w:val="0"/>
          <w:numId w:val="27"/>
        </w:numPr>
        <w:spacing w:line="276" w:lineRule="auto"/>
        <w:rPr>
          <w:lang w:val="da-DK"/>
        </w:rPr>
      </w:pPr>
      <w:r w:rsidRPr="00B7010A">
        <w:rPr>
          <w:lang w:val="da-DK"/>
        </w:rPr>
        <w:t>Menyederhanakan struktur target menjadi satu variabel kontinu.</w:t>
      </w:r>
    </w:p>
    <w:p w14:paraId="5C03A6C5" w14:textId="77777777" w:rsidR="00B7010A" w:rsidRPr="00B7010A" w:rsidRDefault="00B7010A" w:rsidP="00B7010A">
      <w:pPr>
        <w:numPr>
          <w:ilvl w:val="0"/>
          <w:numId w:val="27"/>
        </w:numPr>
        <w:spacing w:line="276" w:lineRule="auto"/>
        <w:rPr>
          <w:lang w:val="en-ID"/>
        </w:rPr>
      </w:pPr>
      <w:r w:rsidRPr="00B7010A">
        <w:rPr>
          <w:lang w:val="en-ID"/>
        </w:rPr>
        <w:lastRenderedPageBreak/>
        <w:t>Menyamakan skala fitur agar model regresi bekerja secara optimal.</w:t>
      </w:r>
    </w:p>
    <w:p w14:paraId="1321AD09" w14:textId="77777777" w:rsidR="00B7010A" w:rsidRPr="00B7010A" w:rsidRDefault="00B7010A" w:rsidP="00B7010A">
      <w:pPr>
        <w:numPr>
          <w:ilvl w:val="0"/>
          <w:numId w:val="27"/>
        </w:numPr>
        <w:spacing w:line="276" w:lineRule="auto"/>
        <w:rPr>
          <w:lang w:val="en-ID"/>
        </w:rPr>
      </w:pPr>
      <w:r w:rsidRPr="00B7010A">
        <w:rPr>
          <w:lang w:val="en-ID"/>
        </w:rPr>
        <w:t>Menjaga validitas eksperimen melalui integrasi preprocessing dalam pipeline berbasis cross-validation.</w:t>
      </w:r>
    </w:p>
    <w:p w14:paraId="0DF7E11A" w14:textId="0C103FAA" w:rsidR="00B7010A" w:rsidRPr="00B7010A" w:rsidRDefault="00F47ABA" w:rsidP="00B7010A">
      <w:pPr>
        <w:spacing w:line="276" w:lineRule="auto"/>
        <w:rPr>
          <w:lang w:val="en-ID"/>
        </w:rPr>
      </w:pPr>
      <w:r>
        <w:rPr>
          <w:lang w:val="en-ID"/>
        </w:rPr>
        <w:t>Sehingga</w:t>
      </w:r>
      <w:r w:rsidR="00B7010A" w:rsidRPr="00B7010A">
        <w:rPr>
          <w:lang w:val="en-ID"/>
        </w:rPr>
        <w:t xml:space="preserve"> preprocessing dalam </w:t>
      </w:r>
      <w:r w:rsidR="00602C4F">
        <w:rPr>
          <w:lang w:val="en-ID"/>
        </w:rPr>
        <w:t>kode</w:t>
      </w:r>
      <w:r w:rsidR="00B7010A" w:rsidRPr="00B7010A">
        <w:rPr>
          <w:lang w:val="en-ID"/>
        </w:rPr>
        <w:t xml:space="preserve"> ini tidak hanya berfungsi sebagai tahap persiapan data, tetapi juga sebagai mekanisme untuk menjaga stabilitas numerik model, mencegah bias evaluasi, serta memastikan hasil eksperimen memiliki validitas metodologis yang kuat.</w:t>
      </w:r>
    </w:p>
    <w:p w14:paraId="1A018A3D" w14:textId="022B3EA1" w:rsidR="004D2C85" w:rsidRDefault="004D2C85" w:rsidP="001416E0">
      <w:pPr>
        <w:pStyle w:val="Heading1"/>
        <w:spacing w:before="0" w:after="0" w:line="276" w:lineRule="auto"/>
        <w:rPr>
          <w:lang w:val="da-DK"/>
        </w:rPr>
      </w:pPr>
      <w:bookmarkStart w:id="11" w:name="_Toc223106568"/>
      <w:bookmarkStart w:id="12" w:name="_Toc223112936"/>
      <w:bookmarkStart w:id="13" w:name="_Toc223114242"/>
    </w:p>
    <w:p w14:paraId="593103CD" w14:textId="77777777" w:rsidR="00356A82" w:rsidRDefault="00356A82" w:rsidP="00992D60">
      <w:pPr>
        <w:spacing w:line="276" w:lineRule="auto"/>
        <w:rPr>
          <w:lang w:val="da-DK"/>
        </w:rPr>
      </w:pPr>
    </w:p>
    <w:p w14:paraId="694D6590" w14:textId="77777777" w:rsidR="00356A82" w:rsidRDefault="00356A82" w:rsidP="00992D60">
      <w:pPr>
        <w:spacing w:line="276" w:lineRule="auto"/>
        <w:rPr>
          <w:lang w:val="da-DK"/>
        </w:rPr>
      </w:pPr>
    </w:p>
    <w:p w14:paraId="42E9E28D" w14:textId="77777777" w:rsidR="00356A82" w:rsidRDefault="00356A82" w:rsidP="00992D60">
      <w:pPr>
        <w:spacing w:line="276" w:lineRule="auto"/>
        <w:rPr>
          <w:lang w:val="da-DK"/>
        </w:rPr>
      </w:pPr>
    </w:p>
    <w:p w14:paraId="5459C1AA" w14:textId="77777777" w:rsidR="00356A82" w:rsidRDefault="00356A82" w:rsidP="00992D60">
      <w:pPr>
        <w:spacing w:line="276" w:lineRule="auto"/>
        <w:rPr>
          <w:lang w:val="da-DK"/>
        </w:rPr>
      </w:pPr>
    </w:p>
    <w:p w14:paraId="28E0E685" w14:textId="77777777" w:rsidR="00356A82" w:rsidRDefault="00356A82" w:rsidP="00992D60">
      <w:pPr>
        <w:spacing w:line="276" w:lineRule="auto"/>
        <w:rPr>
          <w:lang w:val="da-DK"/>
        </w:rPr>
      </w:pPr>
    </w:p>
    <w:p w14:paraId="0B2BA677" w14:textId="77777777" w:rsidR="00356A82" w:rsidRDefault="00356A82" w:rsidP="00992D60">
      <w:pPr>
        <w:spacing w:line="276" w:lineRule="auto"/>
        <w:rPr>
          <w:lang w:val="da-DK"/>
        </w:rPr>
      </w:pPr>
    </w:p>
    <w:p w14:paraId="54A1E22D" w14:textId="77777777" w:rsidR="00356A82" w:rsidRDefault="00356A82" w:rsidP="00992D60">
      <w:pPr>
        <w:spacing w:line="276" w:lineRule="auto"/>
        <w:rPr>
          <w:lang w:val="da-DK"/>
        </w:rPr>
      </w:pPr>
    </w:p>
    <w:p w14:paraId="71F567BB" w14:textId="77777777" w:rsidR="00356A82" w:rsidRDefault="00356A82" w:rsidP="00992D60">
      <w:pPr>
        <w:spacing w:line="276" w:lineRule="auto"/>
        <w:rPr>
          <w:lang w:val="da-DK"/>
        </w:rPr>
      </w:pPr>
    </w:p>
    <w:p w14:paraId="0F42C14A" w14:textId="77777777" w:rsidR="00356A82" w:rsidRDefault="00356A82" w:rsidP="00992D60">
      <w:pPr>
        <w:spacing w:line="276" w:lineRule="auto"/>
        <w:rPr>
          <w:lang w:val="da-DK"/>
        </w:rPr>
      </w:pPr>
    </w:p>
    <w:p w14:paraId="4053670E" w14:textId="77777777" w:rsidR="00356A82" w:rsidRDefault="00356A82" w:rsidP="00992D60">
      <w:pPr>
        <w:spacing w:line="276" w:lineRule="auto"/>
        <w:rPr>
          <w:lang w:val="da-DK"/>
        </w:rPr>
      </w:pPr>
    </w:p>
    <w:p w14:paraId="1641D110" w14:textId="77777777" w:rsidR="00356A82" w:rsidRDefault="00356A82" w:rsidP="00992D60">
      <w:pPr>
        <w:spacing w:line="276" w:lineRule="auto"/>
        <w:rPr>
          <w:lang w:val="da-DK"/>
        </w:rPr>
      </w:pPr>
    </w:p>
    <w:p w14:paraId="30B96EB9" w14:textId="77777777" w:rsidR="00356A82" w:rsidRDefault="00356A82" w:rsidP="00992D60">
      <w:pPr>
        <w:spacing w:line="276" w:lineRule="auto"/>
        <w:rPr>
          <w:lang w:val="da-DK"/>
        </w:rPr>
      </w:pPr>
    </w:p>
    <w:p w14:paraId="37E1693D" w14:textId="77777777" w:rsidR="00356A82" w:rsidRDefault="00356A82" w:rsidP="00992D60">
      <w:pPr>
        <w:spacing w:line="276" w:lineRule="auto"/>
        <w:rPr>
          <w:lang w:val="da-DK"/>
        </w:rPr>
      </w:pPr>
    </w:p>
    <w:p w14:paraId="58133F1A" w14:textId="77777777" w:rsidR="00356A82" w:rsidRDefault="00356A82" w:rsidP="00992D60">
      <w:pPr>
        <w:spacing w:line="276" w:lineRule="auto"/>
        <w:rPr>
          <w:lang w:val="da-DK"/>
        </w:rPr>
      </w:pPr>
    </w:p>
    <w:p w14:paraId="4A60199B" w14:textId="77777777" w:rsidR="00356A82" w:rsidRDefault="00356A82" w:rsidP="00992D60">
      <w:pPr>
        <w:spacing w:line="276" w:lineRule="auto"/>
        <w:rPr>
          <w:lang w:val="da-DK"/>
        </w:rPr>
      </w:pPr>
    </w:p>
    <w:p w14:paraId="502872D2" w14:textId="77777777" w:rsidR="00356A82" w:rsidRDefault="00356A82" w:rsidP="00992D60">
      <w:pPr>
        <w:spacing w:line="276" w:lineRule="auto"/>
        <w:rPr>
          <w:lang w:val="da-DK"/>
        </w:rPr>
      </w:pPr>
    </w:p>
    <w:p w14:paraId="6B9BA91E" w14:textId="77777777" w:rsidR="00356A82" w:rsidRDefault="00356A82" w:rsidP="00992D60">
      <w:pPr>
        <w:spacing w:line="276" w:lineRule="auto"/>
        <w:rPr>
          <w:lang w:val="da-DK"/>
        </w:rPr>
      </w:pPr>
    </w:p>
    <w:p w14:paraId="09200CBF" w14:textId="77777777" w:rsidR="00356A82" w:rsidRDefault="00356A82" w:rsidP="00992D60">
      <w:pPr>
        <w:spacing w:line="276" w:lineRule="auto"/>
        <w:rPr>
          <w:lang w:val="da-DK"/>
        </w:rPr>
      </w:pPr>
    </w:p>
    <w:p w14:paraId="54055F38" w14:textId="6A092180" w:rsidR="00992D60" w:rsidRDefault="00992D60" w:rsidP="00BB6B00">
      <w:pPr>
        <w:pStyle w:val="Heading1"/>
        <w:spacing w:before="0" w:after="0" w:line="276" w:lineRule="auto"/>
        <w:jc w:val="both"/>
        <w:rPr>
          <w:lang w:val="da-DK"/>
        </w:rPr>
      </w:pPr>
    </w:p>
    <w:p w14:paraId="5682B49C" w14:textId="77777777" w:rsidR="00BB6B00" w:rsidRDefault="00BB6B00" w:rsidP="00BB6B00">
      <w:pPr>
        <w:rPr>
          <w:lang w:val="da-DK"/>
        </w:rPr>
      </w:pPr>
    </w:p>
    <w:p w14:paraId="11518348" w14:textId="77777777" w:rsidR="00BB6B00" w:rsidRDefault="00BB6B00" w:rsidP="00BB6B00">
      <w:pPr>
        <w:rPr>
          <w:lang w:val="da-DK"/>
        </w:rPr>
      </w:pPr>
    </w:p>
    <w:p w14:paraId="715FEEA0" w14:textId="77777777" w:rsidR="00BB6B00" w:rsidRDefault="00BB6B00" w:rsidP="00BB6B00">
      <w:pPr>
        <w:rPr>
          <w:lang w:val="da-DK"/>
        </w:rPr>
      </w:pPr>
    </w:p>
    <w:p w14:paraId="7B49B30D" w14:textId="77777777" w:rsidR="00DD260C" w:rsidRDefault="00DD260C" w:rsidP="00BB6B00">
      <w:pPr>
        <w:rPr>
          <w:lang w:val="da-DK"/>
        </w:rPr>
      </w:pPr>
    </w:p>
    <w:p w14:paraId="6977F776" w14:textId="77777777" w:rsidR="00DD260C" w:rsidRDefault="00DD260C" w:rsidP="00BB6B00">
      <w:pPr>
        <w:rPr>
          <w:lang w:val="da-DK"/>
        </w:rPr>
      </w:pPr>
    </w:p>
    <w:p w14:paraId="2B6AB558" w14:textId="77777777" w:rsidR="00DD260C" w:rsidRDefault="00DD260C" w:rsidP="00BB6B00">
      <w:pPr>
        <w:rPr>
          <w:lang w:val="da-DK"/>
        </w:rPr>
      </w:pPr>
    </w:p>
    <w:p w14:paraId="37D3B63B" w14:textId="77777777" w:rsidR="00DD260C" w:rsidRDefault="00DD260C" w:rsidP="00BB6B00">
      <w:pPr>
        <w:rPr>
          <w:lang w:val="da-DK"/>
        </w:rPr>
      </w:pPr>
    </w:p>
    <w:p w14:paraId="133BCB9E" w14:textId="77777777" w:rsidR="00DD260C" w:rsidRDefault="00DD260C" w:rsidP="00BB6B00">
      <w:pPr>
        <w:rPr>
          <w:lang w:val="da-DK"/>
        </w:rPr>
      </w:pPr>
    </w:p>
    <w:p w14:paraId="142B66E2" w14:textId="77777777" w:rsidR="00DD260C" w:rsidRDefault="00DD260C" w:rsidP="00BB6B00">
      <w:pPr>
        <w:rPr>
          <w:lang w:val="da-DK"/>
        </w:rPr>
      </w:pPr>
    </w:p>
    <w:p w14:paraId="5F8A3BB6" w14:textId="77777777" w:rsidR="00DD260C" w:rsidRDefault="00DD260C" w:rsidP="00BB6B00">
      <w:pPr>
        <w:rPr>
          <w:lang w:val="da-DK"/>
        </w:rPr>
      </w:pPr>
    </w:p>
    <w:p w14:paraId="05C6440A" w14:textId="77777777" w:rsidR="00DD260C" w:rsidRDefault="00DD260C" w:rsidP="00BB6B00">
      <w:pPr>
        <w:rPr>
          <w:lang w:val="da-DK"/>
        </w:rPr>
      </w:pPr>
    </w:p>
    <w:p w14:paraId="2EDBF828" w14:textId="77777777" w:rsidR="00DD260C" w:rsidRPr="00BB6B00" w:rsidRDefault="00DD260C" w:rsidP="00BB6B00">
      <w:pPr>
        <w:rPr>
          <w:lang w:val="da-DK"/>
        </w:rPr>
      </w:pPr>
    </w:p>
    <w:p w14:paraId="78B9A29C" w14:textId="77777777" w:rsidR="000B2C0E" w:rsidRDefault="000B2C0E" w:rsidP="001416E0">
      <w:pPr>
        <w:pStyle w:val="Heading1"/>
        <w:spacing w:before="0" w:after="0" w:line="276" w:lineRule="auto"/>
        <w:rPr>
          <w:lang w:val="da-DK"/>
        </w:rPr>
      </w:pPr>
    </w:p>
    <w:p w14:paraId="198C068B" w14:textId="2CF2C699" w:rsidR="0033254F" w:rsidRPr="00C2587A" w:rsidRDefault="0033254F" w:rsidP="001416E0">
      <w:pPr>
        <w:pStyle w:val="Heading1"/>
        <w:spacing w:before="0" w:after="0" w:line="276" w:lineRule="auto"/>
        <w:rPr>
          <w:lang w:val="da-DK"/>
        </w:rPr>
      </w:pPr>
      <w:r w:rsidRPr="00C2587A">
        <w:rPr>
          <w:lang w:val="da-DK"/>
        </w:rPr>
        <w:t>BAB I</w:t>
      </w:r>
      <w:r w:rsidRPr="00C2587A">
        <w:rPr>
          <w:lang w:val="da-DK"/>
        </w:rPr>
        <w:t>I</w:t>
      </w:r>
      <w:bookmarkEnd w:id="11"/>
      <w:bookmarkEnd w:id="12"/>
      <w:bookmarkEnd w:id="13"/>
    </w:p>
    <w:p w14:paraId="1BF1047E" w14:textId="6CCEED97" w:rsidR="22596E21" w:rsidRPr="00C2587A" w:rsidRDefault="007D371D" w:rsidP="001416E0">
      <w:pPr>
        <w:pStyle w:val="Heading1"/>
        <w:spacing w:before="0" w:after="0" w:line="276" w:lineRule="auto"/>
        <w:rPr>
          <w:rFonts w:eastAsiaTheme="minorHAnsi"/>
          <w:lang w:val="da-DK"/>
        </w:rPr>
      </w:pPr>
      <w:bookmarkStart w:id="14" w:name="_Toc223114243"/>
      <w:r w:rsidRPr="00C2587A">
        <w:rPr>
          <w:lang w:val="da-DK"/>
        </w:rPr>
        <w:t>METODOLOGI</w:t>
      </w:r>
      <w:bookmarkEnd w:id="14"/>
    </w:p>
    <w:p w14:paraId="673B22E6" w14:textId="3DB8C6E0" w:rsidR="00BA61CC" w:rsidRPr="00B00C0A" w:rsidRDefault="003634D0" w:rsidP="003634D0">
      <w:pPr>
        <w:pStyle w:val="Heading2"/>
        <w:numPr>
          <w:ilvl w:val="1"/>
          <w:numId w:val="23"/>
        </w:numPr>
        <w:spacing w:line="276" w:lineRule="auto"/>
        <w:rPr>
          <w:lang w:val="da-DK"/>
        </w:rPr>
      </w:pPr>
      <w:r>
        <w:rPr>
          <w:lang w:val="da-DK"/>
        </w:rPr>
        <w:t xml:space="preserve">Log Prompt </w:t>
      </w:r>
    </w:p>
    <w:p w14:paraId="72C2E1C0" w14:textId="2DC82877" w:rsidR="005C13EF" w:rsidRPr="0012479A" w:rsidRDefault="00820B5B" w:rsidP="005C13EF">
      <w:pPr>
        <w:spacing w:line="276" w:lineRule="auto"/>
        <w:ind w:firstLine="360"/>
        <w:rPr>
          <w:rFonts w:ascii="Courier New" w:eastAsia="Times New Roman" w:hAnsi="Courier New" w:cs="Courier New"/>
          <w:kern w:val="0"/>
          <w:szCs w:val="24"/>
          <w:lang w:val="fi-FI" w:eastAsia="en-ID"/>
          <w14:ligatures w14:val="none"/>
        </w:rPr>
      </w:pPr>
      <w:r w:rsidRPr="00820B5B">
        <w:rPr>
          <w:rFonts w:eastAsia="Times New Roman" w:cs="Times New Roman"/>
          <w:kern w:val="0"/>
          <w:szCs w:val="24"/>
          <w:lang w:val="da-DK" w:eastAsia="en-ID"/>
          <w14:ligatures w14:val="none"/>
        </w:rPr>
        <w:t xml:space="preserve">Pada tahap awal pengembangan </w:t>
      </w:r>
      <w:r w:rsidRPr="0012479A">
        <w:rPr>
          <w:rFonts w:ascii="Courier New" w:eastAsia="Times New Roman" w:hAnsi="Courier New" w:cs="Courier New"/>
          <w:kern w:val="0"/>
          <w:szCs w:val="24"/>
          <w:lang w:val="da-DK" w:eastAsia="en-ID"/>
          <w14:ligatures w14:val="none"/>
        </w:rPr>
        <w:t>(Prompt 1</w:t>
      </w:r>
      <w:r w:rsidR="005C13EF" w:rsidRPr="0012479A">
        <w:rPr>
          <w:rFonts w:ascii="Courier New" w:eastAsia="Times New Roman" w:hAnsi="Courier New" w:cs="Courier New"/>
          <w:kern w:val="0"/>
          <w:szCs w:val="24"/>
          <w:lang w:val="da-DK" w:eastAsia="en-ID"/>
          <w14:ligatures w14:val="none"/>
        </w:rPr>
        <w:t xml:space="preserve">: Untuk memaksimalkan nilai evaluasi, saya ingin memperluas tabel log eksperimen. Tolong buatkan pipeline regresi menggunakan dataset SGEMM GPU dengan ketentuan berikut: Model: Bandingkan 5 model sekaligus, gunakan model yang paling sesuai dengan dataset sebagai baseline dan juga model yang lebih baik dan terbaru. Preprocessing: Gunakan StandardScaler yang dibungkus dalam Pipeline agar modular dan mencegah kebocoran data. </w:t>
      </w:r>
      <w:r w:rsidR="005C13EF" w:rsidRPr="0012479A">
        <w:rPr>
          <w:rFonts w:ascii="Courier New" w:eastAsia="Times New Roman" w:hAnsi="Courier New" w:cs="Courier New"/>
          <w:kern w:val="0"/>
          <w:szCs w:val="24"/>
          <w:lang w:val="fi-FI" w:eastAsia="en-ID"/>
          <w14:ligatures w14:val="none"/>
        </w:rPr>
        <w:t>Lakukan averaging pada 4 kolom target runtime menjadi satu target kontinu. Skenario Eksperimen: Buat dua fase pengujian:</w:t>
      </w:r>
    </w:p>
    <w:p w14:paraId="395B6E93" w14:textId="77777777" w:rsidR="005C13EF" w:rsidRPr="0012479A" w:rsidRDefault="005C13EF" w:rsidP="005C13EF">
      <w:pPr>
        <w:spacing w:line="276" w:lineRule="auto"/>
        <w:ind w:firstLine="360"/>
        <w:rPr>
          <w:rFonts w:ascii="Courier New" w:eastAsia="Times New Roman" w:hAnsi="Courier New" w:cs="Courier New"/>
          <w:kern w:val="0"/>
          <w:szCs w:val="24"/>
          <w:lang w:val="fi-FI" w:eastAsia="en-ID"/>
          <w14:ligatures w14:val="none"/>
        </w:rPr>
      </w:pPr>
      <w:r w:rsidRPr="0012479A">
        <w:rPr>
          <w:rFonts w:ascii="Courier New" w:eastAsia="Times New Roman" w:hAnsi="Courier New" w:cs="Courier New"/>
          <w:kern w:val="0"/>
          <w:szCs w:val="24"/>
          <w:lang w:val="fi-FI" w:eastAsia="en-ID"/>
          <w14:ligatures w14:val="none"/>
        </w:rPr>
        <w:t>•</w:t>
      </w:r>
      <w:r w:rsidRPr="0012479A">
        <w:rPr>
          <w:rFonts w:ascii="Courier New" w:eastAsia="Times New Roman" w:hAnsi="Courier New" w:cs="Courier New"/>
          <w:kern w:val="0"/>
          <w:szCs w:val="24"/>
          <w:lang w:val="fi-FI" w:eastAsia="en-ID"/>
          <w14:ligatures w14:val="none"/>
        </w:rPr>
        <w:tab/>
        <w:t>Fase Normal</w:t>
      </w:r>
    </w:p>
    <w:p w14:paraId="03ADBF91" w14:textId="77777777" w:rsidR="005C13EF" w:rsidRPr="0012479A" w:rsidRDefault="005C13EF" w:rsidP="005C13EF">
      <w:pPr>
        <w:spacing w:line="276" w:lineRule="auto"/>
        <w:ind w:firstLine="360"/>
        <w:rPr>
          <w:rFonts w:ascii="Courier New" w:eastAsia="Times New Roman" w:hAnsi="Courier New" w:cs="Courier New"/>
          <w:kern w:val="0"/>
          <w:szCs w:val="24"/>
          <w:lang w:val="fi-FI" w:eastAsia="en-ID"/>
          <w14:ligatures w14:val="none"/>
        </w:rPr>
      </w:pPr>
      <w:r w:rsidRPr="0012479A">
        <w:rPr>
          <w:rFonts w:ascii="Courier New" w:eastAsia="Times New Roman" w:hAnsi="Courier New" w:cs="Courier New"/>
          <w:kern w:val="0"/>
          <w:szCs w:val="24"/>
          <w:lang w:val="fi-FI" w:eastAsia="en-ID"/>
          <w14:ligatures w14:val="none"/>
        </w:rPr>
        <w:t>•</w:t>
      </w:r>
      <w:r w:rsidRPr="0012479A">
        <w:rPr>
          <w:rFonts w:ascii="Courier New" w:eastAsia="Times New Roman" w:hAnsi="Courier New" w:cs="Courier New"/>
          <w:kern w:val="0"/>
          <w:szCs w:val="24"/>
          <w:lang w:val="fi-FI" w:eastAsia="en-ID"/>
          <w14:ligatures w14:val="none"/>
        </w:rPr>
        <w:tab/>
        <w:t>Fase Stress Test</w:t>
      </w:r>
    </w:p>
    <w:p w14:paraId="703BEF5A" w14:textId="13599592" w:rsidR="00820B5B" w:rsidRDefault="005C13EF" w:rsidP="008009AE">
      <w:pPr>
        <w:spacing w:line="276" w:lineRule="auto"/>
        <w:ind w:firstLine="360"/>
        <w:rPr>
          <w:rFonts w:eastAsia="Times New Roman" w:cs="Times New Roman"/>
          <w:kern w:val="0"/>
          <w:lang w:val="da-DK" w:eastAsia="en-ID"/>
          <w14:ligatures w14:val="none"/>
        </w:rPr>
      </w:pPr>
      <w:r w:rsidRPr="078F20DF">
        <w:rPr>
          <w:rFonts w:ascii="Courier New" w:eastAsia="Times New Roman" w:hAnsi="Courier New" w:cs="Courier New"/>
          <w:kern w:val="0"/>
          <w:lang w:val="fi-FI" w:eastAsia="en-ID"/>
          <w14:ligatures w14:val="none"/>
        </w:rPr>
        <w:t>Tampilkan hasil evaluasi (MAE, RMSE, MAPE, R2) dalam bentuk satu tabel ringkasan (Log Experiment) yang mencakup ke-10 skenario tersebut (5 model x 2 kondisi).</w:t>
      </w:r>
      <w:r w:rsidR="00820B5B" w:rsidRPr="078F20DF">
        <w:rPr>
          <w:rFonts w:ascii="Courier New" w:eastAsia="Times New Roman" w:hAnsi="Courier New" w:cs="Courier New"/>
          <w:kern w:val="0"/>
          <w:lang w:val="fi-FI" w:eastAsia="en-ID"/>
          <w14:ligatures w14:val="none"/>
        </w:rPr>
        <w:t>)</w:t>
      </w:r>
      <w:r w:rsidR="00820B5B" w:rsidRPr="078F20DF">
        <w:rPr>
          <w:rFonts w:eastAsia="Times New Roman" w:cs="Times New Roman"/>
          <w:kern w:val="0"/>
          <w:lang w:val="fi-FI" w:eastAsia="en-ID"/>
          <w14:ligatures w14:val="none"/>
        </w:rPr>
        <w:t xml:space="preserve">kode yang dihasilkan masih bersifat eksploratif dan mencakup lima model regresi linier, yaitu OLS, Ridge, Lasso, ElasticNet, dan Huber Regressor. </w:t>
      </w:r>
      <w:r w:rsidR="00820B5B" w:rsidRPr="078F20DF">
        <w:rPr>
          <w:rFonts w:eastAsia="Times New Roman" w:cs="Times New Roman"/>
          <w:kern w:val="0"/>
          <w:lang w:val="da-DK" w:eastAsia="en-ID"/>
          <w14:ligatures w14:val="none"/>
        </w:rPr>
        <w:t>Total eksperimen yang dijalankan berjumlah sepuluh, terdiri dari kondisi normal dan stress test untuk masing-masing model. Namun, pada tahap ini belum tersedia visualisasi hasil, tidak terdapat fitur ekspor log eksperimen ke file eksternal, serta belum menggunakan konfigurasi modular yang terstruktur.</w:t>
      </w:r>
    </w:p>
    <w:p w14:paraId="3293040D" w14:textId="3CE933FE" w:rsidR="00135D30" w:rsidRPr="004352BA" w:rsidRDefault="00820B5B" w:rsidP="004352BA">
      <w:pPr>
        <w:spacing w:line="276" w:lineRule="auto"/>
        <w:ind w:firstLine="360"/>
        <w:rPr>
          <w:rFonts w:eastAsia="Times New Roman" w:cs="Times New Roman"/>
          <w:kern w:val="0"/>
          <w:szCs w:val="24"/>
          <w:lang w:val="da-DK" w:eastAsia="en-ID"/>
          <w14:ligatures w14:val="none"/>
        </w:rPr>
      </w:pPr>
      <w:r w:rsidRPr="00820B5B">
        <w:rPr>
          <w:rFonts w:eastAsia="Times New Roman" w:cs="Times New Roman"/>
          <w:kern w:val="0"/>
          <w:szCs w:val="24"/>
          <w:lang w:val="da-DK" w:eastAsia="en-ID"/>
          <w14:ligatures w14:val="none"/>
        </w:rPr>
        <w:t xml:space="preserve">Pada tahap kedua </w:t>
      </w:r>
      <w:r w:rsidRPr="004352BA">
        <w:rPr>
          <w:rFonts w:ascii="Courier New" w:eastAsia="Times New Roman" w:hAnsi="Courier New" w:cs="Courier New"/>
          <w:kern w:val="0"/>
          <w:szCs w:val="24"/>
          <w:lang w:val="da-DK" w:eastAsia="en-ID"/>
          <w14:ligatures w14:val="none"/>
        </w:rPr>
        <w:t>(Prompt 2</w:t>
      </w:r>
      <w:r w:rsidR="000819A2" w:rsidRPr="004352BA">
        <w:rPr>
          <w:rFonts w:ascii="Courier New" w:eastAsia="Times New Roman" w:hAnsi="Courier New" w:cs="Courier New"/>
          <w:kern w:val="0"/>
          <w:szCs w:val="24"/>
          <w:lang w:val="da-DK" w:eastAsia="en-ID"/>
          <w14:ligatures w14:val="none"/>
        </w:rPr>
        <w:t xml:space="preserve"> </w:t>
      </w:r>
      <w:r w:rsidR="000819A2" w:rsidRPr="004352BA">
        <w:rPr>
          <w:rFonts w:ascii="Courier New" w:eastAsia="Times New Roman" w:hAnsi="Courier New" w:cs="Courier New"/>
          <w:kern w:val="0"/>
          <w:szCs w:val="24"/>
          <w:lang w:val="da-DK" w:eastAsia="en-ID"/>
          <w14:ligatures w14:val="none"/>
        </w:rPr>
        <w:t>:</w:t>
      </w:r>
      <w:r w:rsidR="004352BA" w:rsidRPr="004352BA">
        <w:rPr>
          <w:rFonts w:ascii="Courier New" w:hAnsi="Courier New" w:cs="Courier New"/>
          <w:lang w:val="da-DK"/>
        </w:rPr>
        <w:t xml:space="preserve"> </w:t>
      </w:r>
      <w:r w:rsidR="004352BA" w:rsidRPr="004352BA">
        <w:rPr>
          <w:rFonts w:ascii="Courier New" w:eastAsia="Times New Roman" w:hAnsi="Courier New" w:cs="Courier New"/>
          <w:kern w:val="0"/>
          <w:szCs w:val="24"/>
          <w:lang w:val="da-DK" w:eastAsia="en-ID"/>
          <w14:ligatures w14:val="none"/>
        </w:rPr>
        <w:t>dengan menggunakan codingan sebelumnya gunakan 2 model saja yaitu OLS dan Hubber Regressor, pastikan semuanya sesuai dengan ketentuan yang ada sebelumnya</w:t>
      </w:r>
      <w:r w:rsidRPr="004352BA">
        <w:rPr>
          <w:rFonts w:ascii="Courier New" w:eastAsia="Times New Roman" w:hAnsi="Courier New" w:cs="Courier New"/>
          <w:kern w:val="0"/>
          <w:szCs w:val="24"/>
          <w:lang w:val="da-DK" w:eastAsia="en-ID"/>
          <w14:ligatures w14:val="none"/>
        </w:rPr>
        <w:t>),</w:t>
      </w:r>
      <w:r w:rsidRPr="00820B5B">
        <w:rPr>
          <w:rFonts w:eastAsia="Times New Roman" w:cs="Times New Roman"/>
          <w:kern w:val="0"/>
          <w:szCs w:val="24"/>
          <w:lang w:val="da-DK" w:eastAsia="en-ID"/>
          <w14:ligatures w14:val="none"/>
        </w:rPr>
        <w:t xml:space="preserve"> fokus eksperimen disederhanakan menjadi perbandingan antara OLS sebagai baseline dan Huber Regressor sebagai model robust. Pipeline dibuat lebih bersih dan terstruktur, sementara mekanisme evaluasi menggunakan K-Fold Cross Validation tetap dipertahankan. </w:t>
      </w:r>
      <w:r w:rsidRPr="004352BA">
        <w:rPr>
          <w:rFonts w:eastAsia="Times New Roman" w:cs="Times New Roman"/>
          <w:kern w:val="0"/>
          <w:szCs w:val="24"/>
          <w:lang w:val="da-DK" w:eastAsia="en-ID"/>
          <w14:ligatures w14:val="none"/>
        </w:rPr>
        <w:t>Penyederhanaan ini bertujuan untuk memperjelas fokus analisis dan memperdalam perbandingan antar dua pendekatan utama.</w:t>
      </w:r>
      <w:r w:rsidR="004352BA" w:rsidRPr="004352BA">
        <w:rPr>
          <w:rFonts w:eastAsia="Times New Roman" w:cs="Times New Roman"/>
          <w:kern w:val="0"/>
          <w:szCs w:val="24"/>
          <w:lang w:val="da-DK" w:eastAsia="en-ID"/>
          <w14:ligatures w14:val="none"/>
        </w:rPr>
        <w:t xml:space="preserve"> </w:t>
      </w:r>
      <w:r w:rsidR="003676DD" w:rsidRPr="004352BA">
        <w:rPr>
          <w:rFonts w:eastAsia="Times New Roman" w:cs="Times New Roman"/>
          <w:kern w:val="0"/>
          <w:szCs w:val="24"/>
          <w:lang w:val="da-DK" w:eastAsia="en-ID"/>
          <w14:ligatures w14:val="none"/>
        </w:rPr>
        <w:t xml:space="preserve">Pada versi final yang telah dimodifikasi, dilakukan beberapa perubahan  secara manual yang dijelaskan pada keterbaruan. </w:t>
      </w:r>
    </w:p>
    <w:p w14:paraId="5E9964B1" w14:textId="7E00E649" w:rsidR="003634D0" w:rsidRPr="00135D30" w:rsidRDefault="00135D30" w:rsidP="00992D60">
      <w:pPr>
        <w:pStyle w:val="ListParagraph"/>
        <w:numPr>
          <w:ilvl w:val="1"/>
          <w:numId w:val="23"/>
        </w:numPr>
        <w:spacing w:line="276" w:lineRule="auto"/>
        <w:rPr>
          <w:b/>
          <w:lang w:val="da-DK"/>
        </w:rPr>
      </w:pPr>
      <w:r w:rsidRPr="00135D30">
        <w:rPr>
          <w:b/>
          <w:bCs/>
          <w:lang w:val="da-DK"/>
        </w:rPr>
        <w:t>Keterbaruan</w:t>
      </w:r>
    </w:p>
    <w:p w14:paraId="684649A1" w14:textId="098AE584" w:rsidR="004C1109" w:rsidRPr="00C2587A" w:rsidRDefault="147D00F8" w:rsidP="001416E0">
      <w:pPr>
        <w:spacing w:line="276" w:lineRule="auto"/>
        <w:rPr>
          <w:lang w:val="da-DK"/>
        </w:rPr>
      </w:pPr>
      <w:r w:rsidRPr="00C2587A">
        <w:rPr>
          <w:lang w:val="da-DK"/>
        </w:rPr>
        <w:t>Keterbaruan dalam penelitian ini dibandingkan implementasi regresi linier standar adalah sebagai berikut:</w:t>
      </w:r>
    </w:p>
    <w:p w14:paraId="760E2712" w14:textId="2CD8F660" w:rsidR="00520770" w:rsidRPr="00B21FB2" w:rsidRDefault="0098481B" w:rsidP="001416E0">
      <w:pPr>
        <w:pStyle w:val="ListParagraph"/>
        <w:numPr>
          <w:ilvl w:val="0"/>
          <w:numId w:val="13"/>
        </w:numPr>
        <w:spacing w:line="276" w:lineRule="auto"/>
        <w:rPr>
          <w:b/>
          <w:bCs/>
          <w:i/>
          <w:iCs/>
        </w:rPr>
      </w:pPr>
      <w:r w:rsidRPr="00B21FB2">
        <w:rPr>
          <w:b/>
          <w:bCs/>
          <w:i/>
          <w:iCs/>
        </w:rPr>
        <w:t>Clean Code</w:t>
      </w:r>
    </w:p>
    <w:p w14:paraId="68DBD541" w14:textId="72F2CB32" w:rsidR="0098481B" w:rsidRPr="00B21FB2" w:rsidRDefault="0014307A" w:rsidP="001416E0">
      <w:pPr>
        <w:pStyle w:val="ListParagraph"/>
        <w:spacing w:line="276" w:lineRule="auto"/>
        <w:ind w:left="644"/>
      </w:pPr>
      <w:r w:rsidRPr="00B21FB2">
        <w:t>Kode AI</w:t>
      </w:r>
    </w:p>
    <w:p w14:paraId="4C988059" w14:textId="43FFEED8" w:rsidR="006F494E" w:rsidRPr="006F494E" w:rsidRDefault="006F494E" w:rsidP="00992D60">
      <w:pPr>
        <w:pStyle w:val="Caption"/>
        <w:keepNext/>
        <w:spacing w:after="0" w:line="276" w:lineRule="auto"/>
        <w:jc w:val="center"/>
        <w:rPr>
          <w:i w:val="0"/>
          <w:iCs w:val="0"/>
          <w:color w:val="auto"/>
        </w:rPr>
      </w:pPr>
      <w:r w:rsidRPr="006F494E">
        <w:rPr>
          <w:i w:val="0"/>
          <w:iCs w:val="0"/>
          <w:color w:val="auto"/>
        </w:rPr>
        <w:t xml:space="preserve">Tabel </w:t>
      </w:r>
      <w:r w:rsidR="003D17DC">
        <w:rPr>
          <w:i w:val="0"/>
          <w:iCs w:val="0"/>
          <w:color w:val="auto"/>
        </w:rPr>
        <w:t>2</w:t>
      </w:r>
      <w:r w:rsidRPr="006F494E">
        <w:rPr>
          <w:i w:val="0"/>
          <w:iCs w:val="0"/>
          <w:color w:val="auto"/>
        </w:rPr>
        <w:t xml:space="preserve">. </w:t>
      </w:r>
      <w:r w:rsidR="003D17DC">
        <w:rPr>
          <w:i w:val="0"/>
          <w:iCs w:val="0"/>
          <w:color w:val="auto"/>
        </w:rPr>
        <w:t xml:space="preserve">1 </w:t>
      </w:r>
      <w:r>
        <w:rPr>
          <w:i w:val="0"/>
          <w:iCs w:val="0"/>
          <w:color w:val="auto"/>
        </w:rPr>
        <w:t>Kode AI Keterbaruan 1</w:t>
      </w:r>
    </w:p>
    <w:tbl>
      <w:tblPr>
        <w:tblStyle w:val="TableGrid"/>
        <w:tblW w:w="0" w:type="auto"/>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3"/>
      </w:tblGrid>
      <w:tr w:rsidR="00AD2773" w14:paraId="79B8AC56" w14:textId="77777777" w:rsidTr="005D2EC3">
        <w:tc>
          <w:tcPr>
            <w:tcW w:w="7283" w:type="dxa"/>
          </w:tcPr>
          <w:p w14:paraId="5B26C74D" w14:textId="03470D5E" w:rsidR="0014307A" w:rsidRDefault="005D2EC3" w:rsidP="001416E0">
            <w:pPr>
              <w:pStyle w:val="ListParagraph"/>
              <w:spacing w:line="276" w:lineRule="auto"/>
              <w:ind w:left="0"/>
            </w:pPr>
            <w:r>
              <w:t>df = pd.read_csv('sgemm_product.csv')</w:t>
            </w:r>
          </w:p>
        </w:tc>
      </w:tr>
    </w:tbl>
    <w:p w14:paraId="2AF3DAFE" w14:textId="7BE9BD13" w:rsidR="005D2EC3" w:rsidRPr="00C2587A" w:rsidRDefault="005D2EC3" w:rsidP="001416E0">
      <w:pPr>
        <w:spacing w:line="276" w:lineRule="auto"/>
        <w:ind w:firstLine="360"/>
        <w:rPr>
          <w:lang w:val="da-DK"/>
        </w:rPr>
      </w:pPr>
      <w:r w:rsidRPr="00BE6A05">
        <w:rPr>
          <w:sz w:val="22"/>
          <w:lang w:val="da-DK"/>
        </w:rPr>
        <w:t xml:space="preserve">     </w:t>
      </w:r>
      <w:r w:rsidRPr="005D2EC3">
        <w:rPr>
          <w:sz w:val="22"/>
          <w:lang w:val="da-DK"/>
        </w:rPr>
        <w:t>Tidak ada manajemen konfigurasi, parameter langsung ditulis di fungsi</w:t>
      </w:r>
    </w:p>
    <w:p w14:paraId="53575E6B" w14:textId="67962EC3" w:rsidR="005D2EC3" w:rsidRPr="00B21FB2" w:rsidRDefault="005D2EC3" w:rsidP="001416E0">
      <w:pPr>
        <w:pStyle w:val="ListParagraph"/>
        <w:spacing w:line="276" w:lineRule="auto"/>
        <w:ind w:left="644"/>
      </w:pPr>
      <w:r w:rsidRPr="00B21FB2">
        <w:t>Modifikasi</w:t>
      </w:r>
    </w:p>
    <w:p w14:paraId="4AEC52F1" w14:textId="315932F0" w:rsidR="006F494E" w:rsidRPr="006F494E" w:rsidRDefault="006F494E" w:rsidP="00992D60">
      <w:pPr>
        <w:pStyle w:val="Caption"/>
        <w:keepNext/>
        <w:spacing w:after="0" w:line="276" w:lineRule="auto"/>
        <w:jc w:val="center"/>
        <w:rPr>
          <w:i w:val="0"/>
          <w:iCs w:val="0"/>
          <w:color w:val="auto"/>
        </w:rPr>
      </w:pPr>
      <w:r w:rsidRPr="006F494E">
        <w:rPr>
          <w:i w:val="0"/>
          <w:iCs w:val="0"/>
          <w:color w:val="auto"/>
        </w:rPr>
        <w:lastRenderedPageBreak/>
        <w:t xml:space="preserve">Tabel 1. </w:t>
      </w:r>
      <w:r w:rsidRPr="006F494E">
        <w:rPr>
          <w:i w:val="0"/>
          <w:iCs w:val="0"/>
          <w:color w:val="auto"/>
        </w:rPr>
        <w:fldChar w:fldCharType="begin"/>
      </w:r>
      <w:r w:rsidRPr="006F494E">
        <w:rPr>
          <w:i w:val="0"/>
          <w:iCs w:val="0"/>
          <w:color w:val="auto"/>
        </w:rPr>
        <w:instrText xml:space="preserve"> SEQ Tabel_1. \* ARABIC </w:instrText>
      </w:r>
      <w:r w:rsidRPr="006F494E">
        <w:rPr>
          <w:i w:val="0"/>
          <w:iCs w:val="0"/>
          <w:color w:val="auto"/>
        </w:rPr>
        <w:fldChar w:fldCharType="separate"/>
      </w:r>
      <w:r w:rsidR="003D17DC">
        <w:rPr>
          <w:i w:val="0"/>
          <w:iCs w:val="0"/>
          <w:noProof/>
          <w:color w:val="auto"/>
        </w:rPr>
        <w:t>4</w:t>
      </w:r>
      <w:r w:rsidRPr="006F494E">
        <w:rPr>
          <w:i w:val="0"/>
          <w:iCs w:val="0"/>
          <w:color w:val="auto"/>
        </w:rPr>
        <w:fldChar w:fldCharType="end"/>
      </w:r>
      <w:r>
        <w:rPr>
          <w:i w:val="0"/>
          <w:iCs w:val="0"/>
          <w:color w:val="auto"/>
        </w:rPr>
        <w:t xml:space="preserve"> Modifikasi Keterbaruan 1</w:t>
      </w:r>
    </w:p>
    <w:tbl>
      <w:tblPr>
        <w:tblStyle w:val="TableGrid"/>
        <w:tblW w:w="0" w:type="auto"/>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3"/>
      </w:tblGrid>
      <w:tr w:rsidR="0030738C" w14:paraId="52646671" w14:textId="77777777">
        <w:tc>
          <w:tcPr>
            <w:tcW w:w="7283" w:type="dxa"/>
          </w:tcPr>
          <w:p w14:paraId="5CC1608D" w14:textId="77777777" w:rsidR="005D2EC3" w:rsidRPr="005D2EC3" w:rsidRDefault="005D2EC3" w:rsidP="001416E0">
            <w:pPr>
              <w:spacing w:line="276" w:lineRule="auto"/>
            </w:pPr>
            <w:r w:rsidRPr="005D2EC3">
              <w:t>CONFIG = {</w:t>
            </w:r>
          </w:p>
          <w:p w14:paraId="01A1E69B" w14:textId="77777777" w:rsidR="005D2EC3" w:rsidRDefault="005D2EC3" w:rsidP="001416E0">
            <w:pPr>
              <w:pStyle w:val="ListParagraph"/>
              <w:spacing w:line="276" w:lineRule="auto"/>
            </w:pPr>
            <w:r>
              <w:t xml:space="preserve">    'DATA_PATH': 'sgemm_product.csv',</w:t>
            </w:r>
          </w:p>
          <w:p w14:paraId="3B187292" w14:textId="77777777" w:rsidR="005D2EC3" w:rsidRDefault="005D2EC3" w:rsidP="001416E0">
            <w:pPr>
              <w:pStyle w:val="ListParagraph"/>
              <w:spacing w:line="276" w:lineRule="auto"/>
            </w:pPr>
            <w:r>
              <w:t xml:space="preserve">    'OUTLIER_PERCENTAGE': 0.05,</w:t>
            </w:r>
          </w:p>
          <w:p w14:paraId="33F00F9A" w14:textId="77777777" w:rsidR="005D2EC3" w:rsidRDefault="005D2EC3" w:rsidP="001416E0">
            <w:pPr>
              <w:pStyle w:val="ListParagraph"/>
              <w:spacing w:line="276" w:lineRule="auto"/>
            </w:pPr>
            <w:r>
              <w:t xml:space="preserve">    'MULTIPLIER': 10,</w:t>
            </w:r>
          </w:p>
          <w:p w14:paraId="1B934D9B" w14:textId="77777777" w:rsidR="005D2EC3" w:rsidRDefault="005D2EC3" w:rsidP="001416E0">
            <w:pPr>
              <w:pStyle w:val="ListParagraph"/>
              <w:spacing w:line="276" w:lineRule="auto"/>
            </w:pPr>
            <w:r>
              <w:t xml:space="preserve">    'LOG_FILENAME': 'log_experiment_final.csv',</w:t>
            </w:r>
          </w:p>
          <w:p w14:paraId="7D14F1CC" w14:textId="77777777" w:rsidR="005D2EC3" w:rsidRDefault="005D2EC3" w:rsidP="001416E0">
            <w:pPr>
              <w:pStyle w:val="ListParagraph"/>
              <w:spacing w:line="276" w:lineRule="auto"/>
            </w:pPr>
            <w:r>
              <w:t xml:space="preserve">    'PLOT_FILENAME': 'perbandingan_model.png' </w:t>
            </w:r>
          </w:p>
          <w:p w14:paraId="59CE1765" w14:textId="278D0BAF" w:rsidR="005D2EC3" w:rsidRDefault="005D2EC3" w:rsidP="001416E0">
            <w:pPr>
              <w:pStyle w:val="ListParagraph"/>
              <w:spacing w:line="276" w:lineRule="auto"/>
              <w:ind w:left="0"/>
            </w:pPr>
            <w:r>
              <w:t>}</w:t>
            </w:r>
          </w:p>
        </w:tc>
      </w:tr>
    </w:tbl>
    <w:p w14:paraId="4CB16DA3" w14:textId="2B64FC7B" w:rsidR="005D2EC3" w:rsidRPr="0076185F" w:rsidRDefault="0076185F" w:rsidP="001416E0">
      <w:pPr>
        <w:pStyle w:val="ListParagraph"/>
        <w:spacing w:line="276" w:lineRule="auto"/>
        <w:ind w:left="644"/>
      </w:pPr>
      <w:r w:rsidRPr="0076185F">
        <w:t>Memberikan satu titik kendali (</w:t>
      </w:r>
      <w:r w:rsidRPr="0076185F">
        <w:rPr>
          <w:i/>
          <w:iCs/>
        </w:rPr>
        <w:t>Single Point of Control</w:t>
      </w:r>
      <w:r w:rsidRPr="0076185F">
        <w:t xml:space="preserve">). Jika ingin mengganti dataset, menaikkan persentase outlier, atau mengubah nama file output, kamu tidak perlu mencari-cari di ratusan baris kode. </w:t>
      </w:r>
    </w:p>
    <w:p w14:paraId="643D6B72" w14:textId="487010AD" w:rsidR="005D2EC3" w:rsidRPr="00B21FB2" w:rsidRDefault="005D2EC3" w:rsidP="001416E0">
      <w:pPr>
        <w:pStyle w:val="ListParagraph"/>
        <w:numPr>
          <w:ilvl w:val="0"/>
          <w:numId w:val="14"/>
        </w:numPr>
        <w:spacing w:line="276" w:lineRule="auto"/>
        <w:rPr>
          <w:b/>
          <w:bCs/>
          <w:i/>
          <w:iCs/>
        </w:rPr>
      </w:pPr>
      <w:r w:rsidRPr="00B21FB2">
        <w:rPr>
          <w:b/>
          <w:bCs/>
        </w:rPr>
        <w:t>Visualisasi Data</w:t>
      </w:r>
    </w:p>
    <w:p w14:paraId="234FE3D6" w14:textId="77777777" w:rsidR="005D2EC3" w:rsidRPr="00B21FB2" w:rsidRDefault="005D2EC3" w:rsidP="001416E0">
      <w:pPr>
        <w:pStyle w:val="ListParagraph"/>
        <w:spacing w:line="276" w:lineRule="auto"/>
        <w:ind w:left="644"/>
      </w:pPr>
      <w:r w:rsidRPr="00B21FB2">
        <w:t>Kode AI</w:t>
      </w:r>
    </w:p>
    <w:p w14:paraId="214C4545" w14:textId="27B7AEBE" w:rsidR="005D2EC3" w:rsidRPr="00C2587A" w:rsidRDefault="005D2EC3" w:rsidP="001416E0">
      <w:pPr>
        <w:spacing w:line="276" w:lineRule="auto"/>
        <w:ind w:firstLine="360"/>
        <w:rPr>
          <w:lang w:val="da-DK"/>
        </w:rPr>
      </w:pPr>
      <w:r w:rsidRPr="00C2587A">
        <w:rPr>
          <w:sz w:val="22"/>
          <w:lang w:val="da-DK"/>
        </w:rPr>
        <w:t xml:space="preserve">     </w:t>
      </w:r>
      <w:r w:rsidR="009A2F7E" w:rsidRPr="00C2587A">
        <w:rPr>
          <w:sz w:val="22"/>
          <w:lang w:val="da-DK"/>
        </w:rPr>
        <w:t>Tidak ada import matplotlib/seaborn dan tidak ada baris kode grafik</w:t>
      </w:r>
    </w:p>
    <w:p w14:paraId="060A230A" w14:textId="77777777" w:rsidR="005D2EC3" w:rsidRPr="00B21FB2" w:rsidRDefault="005D2EC3" w:rsidP="001416E0">
      <w:pPr>
        <w:pStyle w:val="ListParagraph"/>
        <w:spacing w:line="276" w:lineRule="auto"/>
        <w:ind w:left="644"/>
      </w:pPr>
      <w:r w:rsidRPr="00B21FB2">
        <w:t>Modifikasi</w:t>
      </w:r>
    </w:p>
    <w:p w14:paraId="3AF0BC8C" w14:textId="1C616E38" w:rsidR="006D7F6A" w:rsidRPr="006D7F6A" w:rsidRDefault="006D7F6A" w:rsidP="00992D60">
      <w:pPr>
        <w:pStyle w:val="Caption"/>
        <w:keepNext/>
        <w:spacing w:after="0" w:line="276" w:lineRule="auto"/>
        <w:jc w:val="center"/>
        <w:rPr>
          <w:i w:val="0"/>
          <w:iCs w:val="0"/>
          <w:color w:val="auto"/>
        </w:rPr>
      </w:pPr>
      <w:r w:rsidRPr="006D7F6A">
        <w:rPr>
          <w:i w:val="0"/>
          <w:iCs w:val="0"/>
          <w:color w:val="auto"/>
        </w:rPr>
        <w:t xml:space="preserve">Tabel </w:t>
      </w:r>
      <w:r w:rsidR="003D17DC">
        <w:rPr>
          <w:i w:val="0"/>
          <w:iCs w:val="0"/>
          <w:color w:val="auto"/>
        </w:rPr>
        <w:t>2</w:t>
      </w:r>
      <w:r w:rsidRPr="006D7F6A">
        <w:rPr>
          <w:i w:val="0"/>
          <w:iCs w:val="0"/>
          <w:color w:val="auto"/>
        </w:rPr>
        <w:t xml:space="preserve">. </w:t>
      </w:r>
      <w:r w:rsidR="003D17DC">
        <w:rPr>
          <w:i w:val="0"/>
          <w:iCs w:val="0"/>
          <w:color w:val="auto"/>
        </w:rPr>
        <w:t xml:space="preserve">2 </w:t>
      </w:r>
      <w:r w:rsidRPr="006D7F6A">
        <w:rPr>
          <w:i w:val="0"/>
          <w:iCs w:val="0"/>
          <w:color w:val="auto"/>
        </w:rPr>
        <w:t>Modifikasi Keterbaruan 1</w:t>
      </w:r>
    </w:p>
    <w:tbl>
      <w:tblPr>
        <w:tblStyle w:val="TableGrid"/>
        <w:tblW w:w="0" w:type="auto"/>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3"/>
      </w:tblGrid>
      <w:tr w:rsidR="0030738C" w14:paraId="0ACCF669" w14:textId="77777777">
        <w:tc>
          <w:tcPr>
            <w:tcW w:w="7283" w:type="dxa"/>
          </w:tcPr>
          <w:p w14:paraId="069C6009" w14:textId="7573D67D" w:rsidR="00F147A1" w:rsidRPr="00F147A1" w:rsidRDefault="00F147A1" w:rsidP="001416E0">
            <w:pPr>
              <w:spacing w:line="276" w:lineRule="auto"/>
              <w:rPr>
                <w:lang w:val="en-US"/>
              </w:rPr>
            </w:pPr>
            <w:r w:rsidRPr="00F147A1">
              <w:rPr>
                <w:lang w:val="en-US"/>
              </w:rPr>
              <w:t>print</w:t>
            </w:r>
            <w:r w:rsidRPr="00F147A1">
              <w:rPr>
                <w:lang w:val="en-US"/>
              </w:rPr>
              <w:t>(</w:t>
            </w:r>
            <w:r w:rsidR="00EE38D3">
              <w:rPr>
                <w:lang w:val="en-US"/>
              </w:rPr>
              <w:t>“</w:t>
            </w:r>
            <w:r w:rsidRPr="00F147A1">
              <w:rPr>
                <w:lang w:val="en-US"/>
              </w:rPr>
              <w:t>grafik perbandingan</w:t>
            </w:r>
            <w:r w:rsidR="00EE38D3">
              <w:rPr>
                <w:lang w:val="en-US"/>
              </w:rPr>
              <w:t>”</w:t>
            </w:r>
            <w:r w:rsidRPr="00F147A1">
              <w:rPr>
                <w:lang w:val="en-US"/>
              </w:rPr>
              <w:t>)</w:t>
            </w:r>
          </w:p>
          <w:p w14:paraId="381CEC12" w14:textId="77777777" w:rsidR="00F147A1" w:rsidRPr="00F147A1" w:rsidRDefault="00F147A1" w:rsidP="001416E0">
            <w:pPr>
              <w:spacing w:line="276" w:lineRule="auto"/>
              <w:rPr>
                <w:lang w:val="en-US"/>
              </w:rPr>
            </w:pPr>
            <w:r w:rsidRPr="00F147A1">
              <w:rPr>
                <w:lang w:val="en-US"/>
              </w:rPr>
              <w:t>    plt.figure(figsize=(10, 6))</w:t>
            </w:r>
          </w:p>
          <w:p w14:paraId="48994E39" w14:textId="77777777" w:rsidR="00F147A1" w:rsidRPr="00F147A1" w:rsidRDefault="00F147A1" w:rsidP="001416E0">
            <w:pPr>
              <w:spacing w:line="276" w:lineRule="auto"/>
              <w:rPr>
                <w:lang w:val="en-US"/>
              </w:rPr>
            </w:pPr>
            <w:r w:rsidRPr="00F147A1">
              <w:rPr>
                <w:lang w:val="en-US"/>
              </w:rPr>
              <w:t>    sns.barplot(data=df_log, x='Model', y='MAPE (%)', hue='Kondisi')</w:t>
            </w:r>
          </w:p>
          <w:p w14:paraId="3C5AB8D3" w14:textId="77777777" w:rsidR="00F147A1" w:rsidRPr="00F147A1" w:rsidRDefault="00F147A1" w:rsidP="001416E0">
            <w:pPr>
              <w:spacing w:line="276" w:lineRule="auto"/>
              <w:rPr>
                <w:lang w:val="en-US"/>
              </w:rPr>
            </w:pPr>
            <w:r w:rsidRPr="00F147A1">
              <w:rPr>
                <w:lang w:val="en-US"/>
              </w:rPr>
              <w:t>    plt.title('Perbandingan MAPE: Normal vs Stress Test', fontsize=14)</w:t>
            </w:r>
          </w:p>
          <w:p w14:paraId="7F714181" w14:textId="77777777" w:rsidR="00F147A1" w:rsidRPr="00F147A1" w:rsidRDefault="00F147A1" w:rsidP="001416E0">
            <w:pPr>
              <w:spacing w:line="276" w:lineRule="auto"/>
              <w:rPr>
                <w:lang w:val="en-US"/>
              </w:rPr>
            </w:pPr>
            <w:r w:rsidRPr="00F147A1">
              <w:rPr>
                <w:lang w:val="en-US"/>
              </w:rPr>
              <w:t>    plt.ylabel('MAPE (%) - Semakin Kecil Semakin Baik')</w:t>
            </w:r>
          </w:p>
          <w:p w14:paraId="36EADD50" w14:textId="77777777" w:rsidR="00F147A1" w:rsidRPr="00F147A1" w:rsidRDefault="00F147A1" w:rsidP="001416E0">
            <w:pPr>
              <w:spacing w:line="276" w:lineRule="auto"/>
              <w:rPr>
                <w:lang w:val="en-US"/>
              </w:rPr>
            </w:pPr>
            <w:r w:rsidRPr="00F147A1">
              <w:rPr>
                <w:lang w:val="en-US"/>
              </w:rPr>
              <w:t>    plt.grid(axis='y', linestyle='--', alpha=0.7)</w:t>
            </w:r>
          </w:p>
          <w:p w14:paraId="6B390BD2" w14:textId="77777777" w:rsidR="00F147A1" w:rsidRPr="00F147A1" w:rsidRDefault="00F147A1" w:rsidP="001416E0">
            <w:pPr>
              <w:spacing w:line="276" w:lineRule="auto"/>
              <w:rPr>
                <w:lang w:val="en-US"/>
              </w:rPr>
            </w:pPr>
            <w:r w:rsidRPr="00F147A1">
              <w:rPr>
                <w:lang w:val="en-US"/>
              </w:rPr>
              <w:t>    plt.savefig(CONFIG['PLOT_FILENAME'])</w:t>
            </w:r>
          </w:p>
          <w:p w14:paraId="06875541" w14:textId="77777777" w:rsidR="00F147A1" w:rsidRPr="00F147A1" w:rsidRDefault="00F147A1" w:rsidP="001416E0">
            <w:pPr>
              <w:spacing w:line="276" w:lineRule="auto"/>
              <w:rPr>
                <w:lang w:val="en-US"/>
              </w:rPr>
            </w:pPr>
            <w:r w:rsidRPr="00F147A1">
              <w:rPr>
                <w:lang w:val="en-US"/>
              </w:rPr>
              <w:t>    plt.show()</w:t>
            </w:r>
          </w:p>
          <w:p w14:paraId="51E9A0DC" w14:textId="4BE17D35" w:rsidR="005D2EC3" w:rsidRPr="00F147A1" w:rsidRDefault="00F147A1" w:rsidP="001416E0">
            <w:pPr>
              <w:spacing w:line="276" w:lineRule="auto"/>
              <w:rPr>
                <w:lang w:val="en-US"/>
              </w:rPr>
            </w:pPr>
            <w:r w:rsidRPr="00F147A1">
              <w:rPr>
                <w:lang w:val="en-US"/>
              </w:rPr>
              <w:t>    print(f</w:t>
            </w:r>
            <w:r w:rsidR="00EE38D3">
              <w:rPr>
                <w:lang w:val="en-US"/>
              </w:rPr>
              <w:t>”</w:t>
            </w:r>
            <w:r w:rsidRPr="00F147A1">
              <w:rPr>
                <w:lang w:val="en-US"/>
              </w:rPr>
              <w:t>[</w:t>
            </w:r>
            <w:r w:rsidRPr="00F147A1">
              <w:rPr>
                <w:lang w:val="en-US"/>
              </w:rPr>
              <w:t>INFO] Grafik berhasil disimpan ke: {CONFIG['PLOT_FILENAME'</w:t>
            </w:r>
            <w:r w:rsidRPr="00F147A1">
              <w:rPr>
                <w:lang w:val="en-US"/>
              </w:rPr>
              <w:t>]}</w:t>
            </w:r>
            <w:r w:rsidR="00EE38D3">
              <w:rPr>
                <w:lang w:val="en-US"/>
              </w:rPr>
              <w:t>”</w:t>
            </w:r>
            <w:r w:rsidRPr="00F147A1">
              <w:rPr>
                <w:lang w:val="en-US"/>
              </w:rPr>
              <w:t>)</w:t>
            </w:r>
          </w:p>
        </w:tc>
      </w:tr>
    </w:tbl>
    <w:p w14:paraId="564D5035" w14:textId="77777777" w:rsidR="00287F9C" w:rsidRPr="00D377AB" w:rsidRDefault="00287F9C" w:rsidP="001416E0">
      <w:pPr>
        <w:pStyle w:val="ListParagraph"/>
        <w:spacing w:line="276" w:lineRule="auto"/>
        <w:ind w:left="644"/>
        <w:rPr>
          <w:szCs w:val="24"/>
          <w:lang w:val="en-ID"/>
        </w:rPr>
      </w:pPr>
      <w:r w:rsidRPr="00D377AB">
        <w:rPr>
          <w:szCs w:val="24"/>
        </w:rPr>
        <w:t xml:space="preserve">Digunakan untuk melihat model mana yang grafiknya paling stabil saat </w:t>
      </w:r>
      <w:r w:rsidRPr="00D377AB">
        <w:rPr>
          <w:i/>
          <w:iCs/>
          <w:szCs w:val="24"/>
        </w:rPr>
        <w:t>Stress Test</w:t>
      </w:r>
      <w:r w:rsidRPr="00D377AB">
        <w:rPr>
          <w:szCs w:val="24"/>
        </w:rPr>
        <w:t xml:space="preserve"> tanpa perlu membandingkan angka desimal satu per satu.</w:t>
      </w:r>
    </w:p>
    <w:p w14:paraId="3FFA7E91" w14:textId="330F9ECF" w:rsidR="009A2F7E" w:rsidRPr="00B21FB2" w:rsidRDefault="00EA7D07" w:rsidP="001416E0">
      <w:pPr>
        <w:pStyle w:val="ListParagraph"/>
        <w:numPr>
          <w:ilvl w:val="0"/>
          <w:numId w:val="15"/>
        </w:numPr>
        <w:spacing w:line="276" w:lineRule="auto"/>
        <w:rPr>
          <w:b/>
          <w:bCs/>
          <w:i/>
          <w:iCs/>
        </w:rPr>
      </w:pPr>
      <w:r w:rsidRPr="00B21FB2">
        <w:rPr>
          <w:b/>
          <w:bCs/>
          <w:i/>
          <w:iCs/>
        </w:rPr>
        <w:t>Data Persistence</w:t>
      </w:r>
    </w:p>
    <w:p w14:paraId="0682D7C4" w14:textId="77777777" w:rsidR="00677D87" w:rsidRDefault="009A2F7E" w:rsidP="001416E0">
      <w:pPr>
        <w:pStyle w:val="ListParagraph"/>
        <w:spacing w:line="276" w:lineRule="auto"/>
        <w:ind w:left="644"/>
      </w:pPr>
      <w:r w:rsidRPr="00B21FB2">
        <w:t>Kode A</w:t>
      </w:r>
      <w:r w:rsidR="00875E8A">
        <w:t>I</w:t>
      </w:r>
    </w:p>
    <w:p w14:paraId="2B62020E" w14:textId="13B8C082" w:rsidR="004A37DE" w:rsidRPr="00D377AB" w:rsidRDefault="00677D87" w:rsidP="001416E0">
      <w:pPr>
        <w:pStyle w:val="ListParagraph"/>
        <w:spacing w:line="276" w:lineRule="auto"/>
        <w:ind w:left="644"/>
      </w:pPr>
      <w:r>
        <w:t xml:space="preserve">Tidak ada kode AI, </w:t>
      </w:r>
      <w:r w:rsidR="00875E8A">
        <w:t>h</w:t>
      </w:r>
      <w:r w:rsidR="004A37DE" w:rsidRPr="00D377AB">
        <w:rPr>
          <w:szCs w:val="24"/>
        </w:rPr>
        <w:t>anya print ke console</w:t>
      </w:r>
      <w:r w:rsidRPr="00D377AB">
        <w:rPr>
          <w:szCs w:val="24"/>
        </w:rPr>
        <w:t>.</w:t>
      </w:r>
    </w:p>
    <w:p w14:paraId="582CD721" w14:textId="77777777" w:rsidR="009A2F7E" w:rsidRPr="00B21FB2" w:rsidRDefault="009A2F7E" w:rsidP="001416E0">
      <w:pPr>
        <w:pStyle w:val="ListParagraph"/>
        <w:spacing w:line="276" w:lineRule="auto"/>
        <w:ind w:left="644"/>
      </w:pPr>
      <w:r w:rsidRPr="00B21FB2">
        <w:t>Modifikasi</w:t>
      </w:r>
    </w:p>
    <w:p w14:paraId="5A2ABC08" w14:textId="513DBCA4" w:rsidR="006D7F6A" w:rsidRPr="006D7F6A" w:rsidRDefault="006D7F6A" w:rsidP="00992D60">
      <w:pPr>
        <w:pStyle w:val="Caption"/>
        <w:keepNext/>
        <w:spacing w:after="0" w:line="276" w:lineRule="auto"/>
        <w:jc w:val="center"/>
        <w:rPr>
          <w:i w:val="0"/>
          <w:iCs w:val="0"/>
          <w:color w:val="auto"/>
        </w:rPr>
      </w:pPr>
      <w:r w:rsidRPr="006D7F6A">
        <w:rPr>
          <w:i w:val="0"/>
          <w:iCs w:val="0"/>
          <w:color w:val="auto"/>
        </w:rPr>
        <w:t xml:space="preserve">Tabel </w:t>
      </w:r>
      <w:r w:rsidR="003D17DC">
        <w:rPr>
          <w:i w:val="0"/>
          <w:iCs w:val="0"/>
          <w:color w:val="auto"/>
        </w:rPr>
        <w:t>2</w:t>
      </w:r>
      <w:r w:rsidRPr="006D7F6A">
        <w:rPr>
          <w:i w:val="0"/>
          <w:iCs w:val="0"/>
          <w:color w:val="auto"/>
        </w:rPr>
        <w:t xml:space="preserve">. </w:t>
      </w:r>
      <w:r w:rsidR="003D17DC">
        <w:rPr>
          <w:i w:val="0"/>
          <w:iCs w:val="0"/>
          <w:color w:val="auto"/>
        </w:rPr>
        <w:t xml:space="preserve">3 </w:t>
      </w:r>
      <w:r w:rsidRPr="006D7F6A">
        <w:rPr>
          <w:i w:val="0"/>
          <w:iCs w:val="0"/>
          <w:color w:val="auto"/>
        </w:rPr>
        <w:t>Modifikasi Keterbaruan 3</w:t>
      </w:r>
    </w:p>
    <w:tbl>
      <w:tblPr>
        <w:tblStyle w:val="TableGrid"/>
        <w:tblW w:w="0" w:type="auto"/>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3"/>
      </w:tblGrid>
      <w:tr w:rsidR="00DA53C0" w14:paraId="49F99472" w14:textId="77777777">
        <w:tc>
          <w:tcPr>
            <w:tcW w:w="7283" w:type="dxa"/>
          </w:tcPr>
          <w:p w14:paraId="0F904803" w14:textId="77777777" w:rsidR="00136BB7" w:rsidRPr="00136BB7" w:rsidRDefault="00136BB7" w:rsidP="001416E0">
            <w:pPr>
              <w:spacing w:line="276" w:lineRule="auto"/>
              <w:rPr>
                <w:lang w:val="en-US"/>
              </w:rPr>
            </w:pPr>
            <w:r w:rsidRPr="00136BB7">
              <w:rPr>
                <w:lang w:val="en-US"/>
              </w:rPr>
              <w:t>df_log.to_csv(CONFIG['LOG_FILENAME'], index=False)</w:t>
            </w:r>
          </w:p>
          <w:p w14:paraId="1C50271F" w14:textId="20EE9380" w:rsidR="009A2F7E" w:rsidRPr="00136BB7" w:rsidRDefault="00136BB7" w:rsidP="001416E0">
            <w:pPr>
              <w:spacing w:line="276" w:lineRule="auto"/>
              <w:rPr>
                <w:lang w:val="en-US"/>
              </w:rPr>
            </w:pPr>
            <w:r w:rsidRPr="00136BB7">
              <w:rPr>
                <w:lang w:val="en-US"/>
              </w:rPr>
              <w:t>print(f</w:t>
            </w:r>
            <w:r w:rsidR="00EE38D3">
              <w:rPr>
                <w:lang w:val="en-US"/>
              </w:rPr>
              <w:t>”</w:t>
            </w:r>
            <w:r w:rsidRPr="00136BB7">
              <w:rPr>
                <w:lang w:val="en-US"/>
              </w:rPr>
              <w:t>\</w:t>
            </w:r>
            <w:r w:rsidRPr="00136BB7">
              <w:rPr>
                <w:lang w:val="en-US"/>
              </w:rPr>
              <w:t>n[INFO] Tabel berhasil disimpan ke: {CONFIG['LOG_FILENAME'</w:t>
            </w:r>
            <w:r w:rsidRPr="00136BB7">
              <w:rPr>
                <w:lang w:val="en-US"/>
              </w:rPr>
              <w:t>]}</w:t>
            </w:r>
            <w:r w:rsidR="00EE38D3">
              <w:rPr>
                <w:lang w:val="en-US"/>
              </w:rPr>
              <w:t>”</w:t>
            </w:r>
            <w:r w:rsidRPr="00136BB7">
              <w:rPr>
                <w:lang w:val="en-US"/>
              </w:rPr>
              <w:t>)</w:t>
            </w:r>
          </w:p>
        </w:tc>
      </w:tr>
    </w:tbl>
    <w:p w14:paraId="64057230" w14:textId="0936DDD0" w:rsidR="009A2F7E" w:rsidRPr="005D2EC3" w:rsidRDefault="001F3908" w:rsidP="001416E0">
      <w:pPr>
        <w:spacing w:line="276" w:lineRule="auto"/>
        <w:ind w:left="644"/>
        <w:rPr>
          <w:sz w:val="22"/>
          <w:lang w:val="en-ID"/>
        </w:rPr>
      </w:pPr>
      <w:r>
        <w:rPr>
          <w:sz w:val="22"/>
        </w:rPr>
        <w:t>Digunakan untuk</w:t>
      </w:r>
      <w:r w:rsidRPr="001F3908">
        <w:rPr>
          <w:sz w:val="22"/>
        </w:rPr>
        <w:t xml:space="preserve"> </w:t>
      </w:r>
      <w:r w:rsidR="00A85245" w:rsidRPr="00A85245">
        <w:rPr>
          <w:sz w:val="22"/>
        </w:rPr>
        <w:t>menyimpan hasil ke CSV</w:t>
      </w:r>
      <w:r w:rsidR="00A85245">
        <w:rPr>
          <w:sz w:val="22"/>
        </w:rPr>
        <w:t>.</w:t>
      </w:r>
    </w:p>
    <w:p w14:paraId="6B3E5C89" w14:textId="16776291" w:rsidR="004A37DE" w:rsidRPr="00B21FB2" w:rsidRDefault="0037441D" w:rsidP="001416E0">
      <w:pPr>
        <w:pStyle w:val="ListParagraph"/>
        <w:numPr>
          <w:ilvl w:val="0"/>
          <w:numId w:val="16"/>
        </w:numPr>
        <w:spacing w:line="276" w:lineRule="auto"/>
        <w:rPr>
          <w:b/>
          <w:bCs/>
          <w:i/>
          <w:iCs/>
        </w:rPr>
      </w:pPr>
      <w:r w:rsidRPr="00B21FB2">
        <w:rPr>
          <w:b/>
          <w:bCs/>
        </w:rPr>
        <w:t>Efisiensi Memori</w:t>
      </w:r>
      <w:r w:rsidRPr="00B21FB2">
        <w:rPr>
          <w:b/>
          <w:bCs/>
          <w:i/>
          <w:iCs/>
        </w:rPr>
        <w:t xml:space="preserve"> (Optimization)</w:t>
      </w:r>
    </w:p>
    <w:p w14:paraId="5270F41F" w14:textId="77777777" w:rsidR="004A37DE" w:rsidRPr="00B21FB2" w:rsidRDefault="004A37DE" w:rsidP="001416E0">
      <w:pPr>
        <w:pStyle w:val="ListParagraph"/>
        <w:spacing w:line="276" w:lineRule="auto"/>
        <w:ind w:left="644"/>
      </w:pPr>
      <w:r w:rsidRPr="00B21FB2">
        <w:t>Kode AI</w:t>
      </w:r>
    </w:p>
    <w:p w14:paraId="0E93D039" w14:textId="73AC10E0" w:rsidR="006D7F6A" w:rsidRPr="006D7F6A" w:rsidRDefault="006D7F6A" w:rsidP="00992D60">
      <w:pPr>
        <w:pStyle w:val="Caption"/>
        <w:keepNext/>
        <w:spacing w:after="0" w:line="276" w:lineRule="auto"/>
        <w:jc w:val="center"/>
        <w:rPr>
          <w:i w:val="0"/>
          <w:iCs w:val="0"/>
          <w:color w:val="auto"/>
        </w:rPr>
      </w:pPr>
      <w:r w:rsidRPr="006D7F6A">
        <w:rPr>
          <w:i w:val="0"/>
          <w:iCs w:val="0"/>
          <w:color w:val="auto"/>
        </w:rPr>
        <w:t xml:space="preserve">Tabel </w:t>
      </w:r>
      <w:r w:rsidR="003D17DC">
        <w:rPr>
          <w:i w:val="0"/>
          <w:iCs w:val="0"/>
          <w:color w:val="auto"/>
        </w:rPr>
        <w:t>2</w:t>
      </w:r>
      <w:r w:rsidRPr="006D7F6A">
        <w:rPr>
          <w:i w:val="0"/>
          <w:iCs w:val="0"/>
          <w:color w:val="auto"/>
        </w:rPr>
        <w:t xml:space="preserve">. </w:t>
      </w:r>
      <w:r w:rsidR="003D17DC">
        <w:rPr>
          <w:i w:val="0"/>
          <w:iCs w:val="0"/>
          <w:color w:val="auto"/>
        </w:rPr>
        <w:t xml:space="preserve">4 </w:t>
      </w:r>
      <w:r w:rsidRPr="006D7F6A">
        <w:rPr>
          <w:i w:val="0"/>
          <w:iCs w:val="0"/>
          <w:color w:val="auto"/>
        </w:rPr>
        <w:t>Kode AI Keterbaruan 4</w:t>
      </w:r>
    </w:p>
    <w:tbl>
      <w:tblPr>
        <w:tblStyle w:val="TableGrid"/>
        <w:tblW w:w="0" w:type="auto"/>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7"/>
      </w:tblGrid>
      <w:tr w:rsidR="00C708E3" w14:paraId="34F9A408" w14:textId="77777777">
        <w:tc>
          <w:tcPr>
            <w:tcW w:w="7937" w:type="dxa"/>
          </w:tcPr>
          <w:p w14:paraId="525228F2" w14:textId="27E10337" w:rsidR="004A37DE" w:rsidRPr="00E161CA" w:rsidRDefault="00870075" w:rsidP="001416E0">
            <w:pPr>
              <w:pStyle w:val="ListParagraph"/>
              <w:spacing w:line="276" w:lineRule="auto"/>
              <w:ind w:left="0"/>
            </w:pPr>
            <w:r w:rsidRPr="00870075">
              <w:rPr>
                <w:lang w:val="en-US"/>
              </w:rPr>
              <w:t xml:space="preserve">df = pd.read_csv('sgemm_product.csv') </w:t>
            </w:r>
          </w:p>
        </w:tc>
      </w:tr>
    </w:tbl>
    <w:p w14:paraId="681691C2" w14:textId="3D3C35D1" w:rsidR="004A37DE" w:rsidRDefault="004A37DE" w:rsidP="001416E0">
      <w:pPr>
        <w:spacing w:line="276" w:lineRule="auto"/>
        <w:ind w:firstLine="360"/>
      </w:pPr>
      <w:r>
        <w:rPr>
          <w:sz w:val="22"/>
          <w:lang w:val="en-ID"/>
        </w:rPr>
        <w:t xml:space="preserve">     </w:t>
      </w:r>
      <w:r w:rsidR="00757466" w:rsidRPr="00870075">
        <w:t>Default float64 (boros RAM)</w:t>
      </w:r>
    </w:p>
    <w:p w14:paraId="5F3025F5" w14:textId="77777777" w:rsidR="006D7F6A" w:rsidRDefault="006D7F6A" w:rsidP="001416E0">
      <w:pPr>
        <w:spacing w:line="276" w:lineRule="auto"/>
        <w:ind w:firstLine="360"/>
      </w:pPr>
    </w:p>
    <w:p w14:paraId="44E2AAEC" w14:textId="77777777" w:rsidR="004A37DE" w:rsidRPr="00B21FB2" w:rsidRDefault="004A37DE" w:rsidP="001416E0">
      <w:pPr>
        <w:pStyle w:val="ListParagraph"/>
        <w:spacing w:line="276" w:lineRule="auto"/>
        <w:ind w:left="644"/>
      </w:pPr>
      <w:r w:rsidRPr="00B21FB2">
        <w:t>Modifikasi</w:t>
      </w:r>
    </w:p>
    <w:p w14:paraId="7AB552E9" w14:textId="734A659F" w:rsidR="006D7F6A" w:rsidRPr="006D7F6A" w:rsidRDefault="006D7F6A" w:rsidP="00992D60">
      <w:pPr>
        <w:pStyle w:val="Caption"/>
        <w:keepNext/>
        <w:spacing w:after="0" w:line="276" w:lineRule="auto"/>
        <w:jc w:val="center"/>
        <w:rPr>
          <w:i w:val="0"/>
          <w:iCs w:val="0"/>
          <w:color w:val="auto"/>
        </w:rPr>
      </w:pPr>
      <w:r w:rsidRPr="006D7F6A">
        <w:rPr>
          <w:i w:val="0"/>
          <w:iCs w:val="0"/>
          <w:color w:val="auto"/>
        </w:rPr>
        <w:t xml:space="preserve">Tabel </w:t>
      </w:r>
      <w:r w:rsidR="003D17DC">
        <w:rPr>
          <w:i w:val="0"/>
          <w:iCs w:val="0"/>
          <w:color w:val="auto"/>
        </w:rPr>
        <w:t>2</w:t>
      </w:r>
      <w:r w:rsidRPr="006D7F6A">
        <w:rPr>
          <w:i w:val="0"/>
          <w:iCs w:val="0"/>
          <w:color w:val="auto"/>
        </w:rPr>
        <w:t xml:space="preserve">. </w:t>
      </w:r>
      <w:r w:rsidR="003D17DC">
        <w:rPr>
          <w:i w:val="0"/>
          <w:iCs w:val="0"/>
          <w:color w:val="auto"/>
        </w:rPr>
        <w:t xml:space="preserve">5 </w:t>
      </w:r>
      <w:r w:rsidRPr="006D7F6A">
        <w:rPr>
          <w:i w:val="0"/>
          <w:iCs w:val="0"/>
          <w:color w:val="auto"/>
        </w:rPr>
        <w:t>Modifikasi Keterbaruan 4</w:t>
      </w:r>
    </w:p>
    <w:tbl>
      <w:tblPr>
        <w:tblStyle w:val="TableGrid"/>
        <w:tblW w:w="0" w:type="auto"/>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3"/>
      </w:tblGrid>
      <w:tr w:rsidR="00B8001F" w14:paraId="184D0845" w14:textId="77777777">
        <w:tc>
          <w:tcPr>
            <w:tcW w:w="7283" w:type="dxa"/>
          </w:tcPr>
          <w:p w14:paraId="205C8452" w14:textId="34EE85C4" w:rsidR="004A37DE" w:rsidRDefault="009F49FE" w:rsidP="001416E0">
            <w:pPr>
              <w:pStyle w:val="ListParagraph"/>
              <w:spacing w:line="276" w:lineRule="auto"/>
              <w:ind w:left="0"/>
            </w:pPr>
            <w:r>
              <w:t>df = pd.read_csv(CONFIG['DATA_PATH'], dtype=np.float32)</w:t>
            </w:r>
          </w:p>
        </w:tc>
      </w:tr>
    </w:tbl>
    <w:p w14:paraId="719312F6" w14:textId="5A575832" w:rsidR="0014307A" w:rsidRPr="006F3758" w:rsidRDefault="006F3758" w:rsidP="001416E0">
      <w:pPr>
        <w:pStyle w:val="ListParagraph"/>
        <w:spacing w:line="276" w:lineRule="auto"/>
        <w:ind w:left="644"/>
        <w:rPr>
          <w:lang w:val="fi-FI"/>
        </w:rPr>
      </w:pPr>
      <w:r w:rsidRPr="006F3758">
        <w:rPr>
          <w:lang w:val="fi-FI"/>
        </w:rPr>
        <w:lastRenderedPageBreak/>
        <w:t>Penggunaan float32 bertujuan meningkatkan efisiensi memori dan memastikan eksperimen tetap ringan ketika dijalankan pada lingkungan komputasi terbatas</w:t>
      </w:r>
      <w:r w:rsidR="00CB0DBC" w:rsidRPr="006F3758">
        <w:rPr>
          <w:lang w:val="fi-FI"/>
        </w:rPr>
        <w:t>.</w:t>
      </w:r>
    </w:p>
    <w:p w14:paraId="29DDDFD6" w14:textId="48689D6A" w:rsidR="00757466" w:rsidRPr="00B21FB2" w:rsidRDefault="00B30B9D" w:rsidP="001416E0">
      <w:pPr>
        <w:pStyle w:val="ListParagraph"/>
        <w:numPr>
          <w:ilvl w:val="0"/>
          <w:numId w:val="16"/>
        </w:numPr>
        <w:spacing w:line="276" w:lineRule="auto"/>
        <w:rPr>
          <w:b/>
          <w:bCs/>
        </w:rPr>
      </w:pPr>
      <w:r w:rsidRPr="00B21FB2">
        <w:rPr>
          <w:b/>
          <w:bCs/>
        </w:rPr>
        <w:t>Fungsi Stress Test Manual (Injeksi Outlier)</w:t>
      </w:r>
    </w:p>
    <w:p w14:paraId="3FE0DE9F" w14:textId="77777777" w:rsidR="00757466" w:rsidRPr="00754CD4" w:rsidRDefault="00757466" w:rsidP="001416E0">
      <w:pPr>
        <w:pStyle w:val="ListParagraph"/>
        <w:spacing w:line="276" w:lineRule="auto"/>
        <w:ind w:left="644"/>
        <w:rPr>
          <w:lang w:val="da-DK"/>
        </w:rPr>
      </w:pPr>
      <w:r w:rsidRPr="00754CD4">
        <w:rPr>
          <w:lang w:val="da-DK"/>
        </w:rPr>
        <w:t>Kode AI</w:t>
      </w:r>
    </w:p>
    <w:p w14:paraId="7BB94A57" w14:textId="141F5816" w:rsidR="006D7F6A" w:rsidRPr="00754CD4" w:rsidRDefault="006D7F6A" w:rsidP="00992D60">
      <w:pPr>
        <w:pStyle w:val="Caption"/>
        <w:keepNext/>
        <w:spacing w:after="0" w:line="276" w:lineRule="auto"/>
        <w:jc w:val="center"/>
        <w:rPr>
          <w:i w:val="0"/>
          <w:color w:val="auto"/>
          <w:lang w:val="da-DK"/>
        </w:rPr>
      </w:pPr>
      <w:r w:rsidRPr="00754CD4">
        <w:rPr>
          <w:i w:val="0"/>
          <w:color w:val="auto"/>
          <w:lang w:val="da-DK"/>
        </w:rPr>
        <w:t xml:space="preserve">Tabel </w:t>
      </w:r>
      <w:r w:rsidR="003D17DC">
        <w:rPr>
          <w:i w:val="0"/>
          <w:iCs w:val="0"/>
          <w:color w:val="auto"/>
        </w:rPr>
        <w:t>2</w:t>
      </w:r>
      <w:r w:rsidRPr="006D7F6A">
        <w:rPr>
          <w:i w:val="0"/>
          <w:iCs w:val="0"/>
          <w:color w:val="auto"/>
        </w:rPr>
        <w:t xml:space="preserve">. </w:t>
      </w:r>
      <w:r w:rsidR="003D17DC">
        <w:rPr>
          <w:i w:val="0"/>
          <w:iCs w:val="0"/>
          <w:color w:val="auto"/>
        </w:rPr>
        <w:t>6</w:t>
      </w:r>
      <w:r w:rsidR="003D17DC" w:rsidRPr="00754CD4">
        <w:rPr>
          <w:i w:val="0"/>
          <w:color w:val="auto"/>
          <w:lang w:val="da-DK"/>
        </w:rPr>
        <w:t xml:space="preserve"> </w:t>
      </w:r>
      <w:r w:rsidRPr="00754CD4">
        <w:rPr>
          <w:i w:val="0"/>
          <w:color w:val="auto"/>
          <w:lang w:val="da-DK"/>
        </w:rPr>
        <w:t>Kode AI Keterbaruan 5</w:t>
      </w:r>
    </w:p>
    <w:tbl>
      <w:tblPr>
        <w:tblStyle w:val="TableGrid"/>
        <w:tblW w:w="0" w:type="auto"/>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7"/>
      </w:tblGrid>
      <w:tr w:rsidR="00724E38" w14:paraId="3728C627" w14:textId="77777777">
        <w:tc>
          <w:tcPr>
            <w:tcW w:w="7937" w:type="dxa"/>
          </w:tcPr>
          <w:p w14:paraId="364049D3" w14:textId="5BAFBE36" w:rsidR="00F55F1F" w:rsidRPr="00C97260" w:rsidRDefault="00C97260" w:rsidP="001416E0">
            <w:pPr>
              <w:spacing w:line="276" w:lineRule="auto"/>
              <w:rPr>
                <w:lang w:val="en-US"/>
              </w:rPr>
            </w:pPr>
            <w:r>
              <w:rPr>
                <w:lang w:val="en-US"/>
              </w:rPr>
              <w:t>f</w:t>
            </w:r>
            <w:r w:rsidR="00F55F1F" w:rsidRPr="00C97260">
              <w:rPr>
                <w:lang w:val="en-US"/>
              </w:rPr>
              <w:t>or name, model in models.items():</w:t>
            </w:r>
          </w:p>
          <w:p w14:paraId="5B5CFC24" w14:textId="34DE60F5" w:rsidR="00F55F1F" w:rsidRPr="00C97260" w:rsidRDefault="00C97260" w:rsidP="001416E0">
            <w:pPr>
              <w:spacing w:line="276" w:lineRule="auto"/>
              <w:rPr>
                <w:lang w:val="en-US"/>
              </w:rPr>
            </w:pPr>
            <w:r>
              <w:rPr>
                <w:lang w:val="en-US"/>
              </w:rPr>
              <w:t xml:space="preserve">      </w:t>
            </w:r>
            <w:r w:rsidR="00F55F1F" w:rsidRPr="00C97260">
              <w:rPr>
                <w:lang w:val="en-US"/>
              </w:rPr>
              <w:t>pipeline = build_pipeline(model)</w:t>
            </w:r>
          </w:p>
          <w:p w14:paraId="30C95759" w14:textId="22CCFA25" w:rsidR="00757466" w:rsidRPr="00E161CA" w:rsidRDefault="00F55F1F" w:rsidP="001416E0">
            <w:pPr>
              <w:pStyle w:val="ListParagraph"/>
              <w:spacing w:line="276" w:lineRule="auto"/>
              <w:ind w:left="0"/>
            </w:pPr>
            <w:r w:rsidRPr="00F55F1F">
              <w:rPr>
                <w:lang w:val="en-US"/>
              </w:rPr>
              <w:t xml:space="preserve">    </w:t>
            </w:r>
            <w:r w:rsidR="004D2860">
              <w:rPr>
                <w:lang w:val="en-US"/>
              </w:rPr>
              <w:t xml:space="preserve">  </w:t>
            </w:r>
            <w:r w:rsidRPr="00F55F1F">
              <w:rPr>
                <w:lang w:val="en-US"/>
              </w:rPr>
              <w:t>log_experiment.append(evaluate_experiment(f</w:t>
            </w:r>
            <w:r w:rsidR="00EE38D3">
              <w:rPr>
                <w:lang w:val="en-US"/>
              </w:rPr>
              <w:t>”</w:t>
            </w:r>
            <w:r w:rsidRPr="00F55F1F">
              <w:rPr>
                <w:lang w:val="en-US"/>
              </w:rPr>
              <w:t>{</w:t>
            </w:r>
            <w:r w:rsidRPr="00F55F1F">
              <w:rPr>
                <w:lang w:val="en-US"/>
              </w:rPr>
              <w:t>name} - Stress</w:t>
            </w:r>
            <w:r w:rsidR="00EE38D3">
              <w:rPr>
                <w:lang w:val="en-US"/>
              </w:rPr>
              <w:t>”</w:t>
            </w:r>
            <w:r w:rsidRPr="00F55F1F">
              <w:rPr>
                <w:lang w:val="en-US"/>
              </w:rPr>
              <w:t>,</w:t>
            </w:r>
            <w:r w:rsidRPr="00F55F1F">
              <w:rPr>
                <w:lang w:val="en-US"/>
              </w:rPr>
              <w:t xml:space="preserve"> pipeline, X, y))</w:t>
            </w:r>
          </w:p>
        </w:tc>
      </w:tr>
    </w:tbl>
    <w:p w14:paraId="32469152" w14:textId="62AB97BD" w:rsidR="00757466" w:rsidRDefault="00757466" w:rsidP="001416E0">
      <w:pPr>
        <w:spacing w:line="276" w:lineRule="auto"/>
        <w:ind w:firstLine="360"/>
      </w:pPr>
      <w:r>
        <w:rPr>
          <w:sz w:val="22"/>
          <w:lang w:val="en-ID"/>
        </w:rPr>
        <w:t xml:space="preserve">     </w:t>
      </w:r>
      <w:r w:rsidR="004D2860" w:rsidRPr="00F55F1F">
        <w:t>AI biasanya hanya mengulang proses yang sama tanpa modifikasi data</w:t>
      </w:r>
    </w:p>
    <w:p w14:paraId="5841D7BF" w14:textId="77777777" w:rsidR="00757466" w:rsidRPr="00B21FB2" w:rsidRDefault="00757466" w:rsidP="001416E0">
      <w:pPr>
        <w:pStyle w:val="ListParagraph"/>
        <w:spacing w:line="276" w:lineRule="auto"/>
        <w:ind w:left="644"/>
      </w:pPr>
      <w:r w:rsidRPr="00B21FB2">
        <w:t>Modifikasi</w:t>
      </w:r>
    </w:p>
    <w:p w14:paraId="5F7A4D29" w14:textId="08E73C3B" w:rsidR="006D7F6A" w:rsidRPr="006D7F6A" w:rsidRDefault="006D7F6A" w:rsidP="00992D60">
      <w:pPr>
        <w:pStyle w:val="Caption"/>
        <w:keepNext/>
        <w:spacing w:after="0" w:line="276" w:lineRule="auto"/>
        <w:jc w:val="center"/>
        <w:rPr>
          <w:i w:val="0"/>
          <w:iCs w:val="0"/>
          <w:color w:val="auto"/>
        </w:rPr>
      </w:pPr>
      <w:r w:rsidRPr="006D7F6A">
        <w:rPr>
          <w:i w:val="0"/>
          <w:iCs w:val="0"/>
          <w:color w:val="auto"/>
        </w:rPr>
        <w:t xml:space="preserve">Tabel </w:t>
      </w:r>
      <w:r w:rsidR="003D17DC">
        <w:rPr>
          <w:i w:val="0"/>
          <w:iCs w:val="0"/>
          <w:color w:val="auto"/>
        </w:rPr>
        <w:t>2</w:t>
      </w:r>
      <w:r w:rsidRPr="006D7F6A">
        <w:rPr>
          <w:i w:val="0"/>
          <w:iCs w:val="0"/>
          <w:color w:val="auto"/>
        </w:rPr>
        <w:t xml:space="preserve">. </w:t>
      </w:r>
      <w:r w:rsidR="003D17DC">
        <w:rPr>
          <w:i w:val="0"/>
          <w:iCs w:val="0"/>
          <w:color w:val="auto"/>
        </w:rPr>
        <w:t xml:space="preserve">7 </w:t>
      </w:r>
      <w:r>
        <w:rPr>
          <w:i w:val="0"/>
          <w:iCs w:val="0"/>
          <w:color w:val="auto"/>
        </w:rPr>
        <w:t>Modifikasi Keterbaruan 5</w:t>
      </w:r>
    </w:p>
    <w:tbl>
      <w:tblPr>
        <w:tblStyle w:val="TableGrid"/>
        <w:tblW w:w="0" w:type="auto"/>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3"/>
      </w:tblGrid>
      <w:tr w:rsidR="00AD2773" w14:paraId="71C883E5" w14:textId="77777777">
        <w:tc>
          <w:tcPr>
            <w:tcW w:w="7283" w:type="dxa"/>
          </w:tcPr>
          <w:p w14:paraId="15EC427C" w14:textId="3A867126" w:rsidR="00F51DF2" w:rsidRPr="00F51DF2" w:rsidRDefault="00F51DF2" w:rsidP="001416E0">
            <w:pPr>
              <w:spacing w:line="276" w:lineRule="auto"/>
              <w:rPr>
                <w:lang w:val="en-US"/>
              </w:rPr>
            </w:pPr>
            <w:r w:rsidRPr="00F51DF2">
              <w:rPr>
                <w:lang w:val="en-US"/>
              </w:rPr>
              <w:t>log_experiment.append(evaluate_experiment</w:t>
            </w:r>
            <w:r w:rsidRPr="00F51DF2">
              <w:rPr>
                <w:lang w:val="en-US"/>
              </w:rPr>
              <w:t>(</w:t>
            </w:r>
            <w:r w:rsidR="00EE38D3">
              <w:rPr>
                <w:lang w:val="en-US"/>
              </w:rPr>
              <w:t>“</w:t>
            </w:r>
            <w:r w:rsidRPr="00F51DF2">
              <w:rPr>
                <w:lang w:val="en-US"/>
              </w:rPr>
              <w:t>Baseline OLS (Stress Test</w:t>
            </w:r>
            <w:r w:rsidRPr="00F51DF2">
              <w:rPr>
                <w:lang w:val="en-US"/>
              </w:rPr>
              <w:t>)</w:t>
            </w:r>
            <w:r w:rsidR="00EE38D3">
              <w:rPr>
                <w:lang w:val="en-US"/>
              </w:rPr>
              <w:t>”</w:t>
            </w:r>
            <w:r w:rsidRPr="00F51DF2">
              <w:rPr>
                <w:lang w:val="en-US"/>
              </w:rPr>
              <w:t>,</w:t>
            </w:r>
            <w:r w:rsidRPr="00F51DF2">
              <w:rPr>
                <w:lang w:val="en-US"/>
              </w:rPr>
              <w:t xml:space="preserve"> pipeline_ols, X, y, inject_stress=True))</w:t>
            </w:r>
          </w:p>
          <w:p w14:paraId="70FE95DF" w14:textId="58C0665C" w:rsidR="00757466" w:rsidRPr="006D7F6A" w:rsidRDefault="00F51DF2" w:rsidP="006D7F6A">
            <w:pPr>
              <w:spacing w:line="276" w:lineRule="auto"/>
              <w:rPr>
                <w:lang w:val="en-US"/>
              </w:rPr>
            </w:pPr>
            <w:r w:rsidRPr="00F51DF2">
              <w:rPr>
                <w:lang w:val="en-US"/>
              </w:rPr>
              <w:t>log_experiment.append(evaluate_experiment</w:t>
            </w:r>
            <w:r w:rsidRPr="00F51DF2">
              <w:rPr>
                <w:lang w:val="en-US"/>
              </w:rPr>
              <w:t>(</w:t>
            </w:r>
            <w:r w:rsidR="00EE38D3">
              <w:rPr>
                <w:lang w:val="en-US"/>
              </w:rPr>
              <w:t>“</w:t>
            </w:r>
            <w:r w:rsidRPr="00F51DF2">
              <w:rPr>
                <w:lang w:val="en-US"/>
              </w:rPr>
              <w:t>Huber Regressor (Stress Test</w:t>
            </w:r>
            <w:r w:rsidRPr="00F51DF2">
              <w:rPr>
                <w:lang w:val="en-US"/>
              </w:rPr>
              <w:t>)</w:t>
            </w:r>
            <w:r w:rsidR="00EE38D3">
              <w:rPr>
                <w:lang w:val="en-US"/>
              </w:rPr>
              <w:t>”</w:t>
            </w:r>
            <w:r w:rsidRPr="00F51DF2">
              <w:rPr>
                <w:lang w:val="en-US"/>
              </w:rPr>
              <w:t>,</w:t>
            </w:r>
            <w:r w:rsidRPr="00F51DF2">
              <w:rPr>
                <w:lang w:val="en-US"/>
              </w:rPr>
              <w:t xml:space="preserve"> pipeline_huber, X, y, inject_stress=True))</w:t>
            </w:r>
          </w:p>
        </w:tc>
      </w:tr>
    </w:tbl>
    <w:p w14:paraId="77EFF36A" w14:textId="55051511" w:rsidR="7A73AFF0" w:rsidRPr="009F29AE" w:rsidRDefault="00F21457" w:rsidP="008819ED">
      <w:pPr>
        <w:pStyle w:val="ListParagraph"/>
        <w:spacing w:line="276" w:lineRule="auto"/>
        <w:ind w:left="644"/>
      </w:pPr>
      <w:r>
        <w:t>Digunakan untuk P</w:t>
      </w:r>
      <w:r w:rsidR="00BE01D2" w:rsidRPr="00BE01D2">
        <w:t>engujian Ketahanan (</w:t>
      </w:r>
      <w:r w:rsidR="00BE01D2" w:rsidRPr="00BE01D2">
        <w:rPr>
          <w:i/>
          <w:iCs/>
        </w:rPr>
        <w:t>Robustness Testing</w:t>
      </w:r>
      <w:r w:rsidR="00BE01D2" w:rsidRPr="00BE01D2">
        <w:t>)</w:t>
      </w:r>
      <w:r w:rsidR="006307E6">
        <w:t xml:space="preserve"> </w:t>
      </w:r>
      <w:r w:rsidR="00BE01D2" w:rsidRPr="00BE01D2">
        <w:t>untuk melihat siapa yang paling kuat bertahan dalam kondisi terburuk.</w:t>
      </w:r>
      <w:r w:rsidR="7A73AFF0">
        <w:br w:type="page"/>
      </w:r>
    </w:p>
    <w:p w14:paraId="2CBF9353" w14:textId="77777777" w:rsidR="000B2C0E" w:rsidRDefault="000B2C0E" w:rsidP="001416E0">
      <w:pPr>
        <w:pStyle w:val="Heading1"/>
        <w:spacing w:before="0" w:after="0" w:line="276" w:lineRule="auto"/>
        <w:rPr>
          <w:lang w:val="en-ID"/>
        </w:rPr>
      </w:pPr>
      <w:bookmarkStart w:id="15" w:name="_Toc223106572"/>
      <w:bookmarkStart w:id="16" w:name="_Toc223112940"/>
      <w:bookmarkStart w:id="17" w:name="_Toc223114245"/>
    </w:p>
    <w:p w14:paraId="7D1CB61F" w14:textId="7503C593" w:rsidR="00CE0EA9" w:rsidRPr="00C2587A" w:rsidRDefault="00CE0EA9" w:rsidP="001416E0">
      <w:pPr>
        <w:pStyle w:val="Heading1"/>
        <w:spacing w:before="0" w:after="0" w:line="276" w:lineRule="auto"/>
        <w:rPr>
          <w:lang w:val="en-ID"/>
        </w:rPr>
      </w:pPr>
      <w:r w:rsidRPr="00C2587A">
        <w:rPr>
          <w:lang w:val="en-ID"/>
        </w:rPr>
        <w:t>BAB I</w:t>
      </w:r>
      <w:r w:rsidR="00E472FA" w:rsidRPr="00C2587A">
        <w:rPr>
          <w:lang w:val="en-ID"/>
        </w:rPr>
        <w:t>II</w:t>
      </w:r>
      <w:bookmarkEnd w:id="15"/>
      <w:bookmarkEnd w:id="16"/>
      <w:bookmarkEnd w:id="17"/>
    </w:p>
    <w:p w14:paraId="5183C3BA" w14:textId="2A59A916" w:rsidR="00CE0EA9" w:rsidRPr="00C2587A" w:rsidRDefault="00CE0EA9" w:rsidP="001416E0">
      <w:pPr>
        <w:pStyle w:val="Heading1"/>
        <w:spacing w:before="0" w:after="0" w:line="276" w:lineRule="auto"/>
        <w:rPr>
          <w:rFonts w:eastAsiaTheme="minorHAnsi"/>
          <w:lang w:val="en-ID"/>
        </w:rPr>
      </w:pPr>
      <w:bookmarkStart w:id="18" w:name="_Toc223114246"/>
      <w:r w:rsidRPr="00C2587A">
        <w:rPr>
          <w:lang w:val="en-ID"/>
        </w:rPr>
        <w:t>HASIL DAN PEMBAHASAN</w:t>
      </w:r>
      <w:bookmarkEnd w:id="18"/>
    </w:p>
    <w:p w14:paraId="21A90659" w14:textId="0F62A9A3" w:rsidR="00CE0EA9" w:rsidRPr="00467ECB" w:rsidRDefault="00467ECB" w:rsidP="001416E0">
      <w:pPr>
        <w:pStyle w:val="Heading2"/>
        <w:spacing w:line="276" w:lineRule="auto"/>
        <w:rPr>
          <w:lang w:val="en-ID"/>
        </w:rPr>
      </w:pPr>
      <w:bookmarkStart w:id="19" w:name="_Toc223114247"/>
      <w:r w:rsidRPr="00C2587A">
        <w:rPr>
          <w:lang w:val="en-ID"/>
        </w:rPr>
        <w:t xml:space="preserve">3.1 </w:t>
      </w:r>
      <w:r w:rsidR="00CE0EA9" w:rsidRPr="00467ECB">
        <w:rPr>
          <w:lang w:val="en-ID"/>
        </w:rPr>
        <w:t>Experiment Log</w:t>
      </w:r>
      <w:bookmarkEnd w:id="19"/>
      <w:r w:rsidR="00B11630">
        <w:rPr>
          <w:lang w:val="en-ID"/>
        </w:rPr>
        <w:t xml:space="preserve"> </w:t>
      </w:r>
    </w:p>
    <w:p w14:paraId="24553D25" w14:textId="0D72CF59" w:rsidR="004B22D3" w:rsidRPr="004B22D3" w:rsidRDefault="00F5373E" w:rsidP="004B22D3">
      <w:pPr>
        <w:spacing w:line="276" w:lineRule="auto"/>
        <w:rPr>
          <w:rFonts w:eastAsia="Times New Roman"/>
          <w:lang w:val="da-DK"/>
        </w:rPr>
      </w:pPr>
      <w:r w:rsidRPr="00F5373E">
        <w:rPr>
          <w:rFonts w:eastAsia="Times New Roman" w:cs="Times New Roman"/>
          <w:lang w:val="en-ID"/>
        </w:rPr>
        <w:t xml:space="preserve">Sebelumnya </w:t>
      </w:r>
      <w:r w:rsidR="003052AC" w:rsidRPr="00F5373E">
        <w:rPr>
          <w:rFonts w:eastAsia="Times New Roman" w:cs="Times New Roman"/>
          <w:lang w:val="en-ID"/>
        </w:rPr>
        <w:t>kami mencoba untuk memastika</w:t>
      </w:r>
      <w:r w:rsidRPr="00F5373E">
        <w:rPr>
          <w:rFonts w:eastAsia="Times New Roman" w:cs="Times New Roman"/>
          <w:lang w:val="en-ID"/>
        </w:rPr>
        <w:t xml:space="preserve">n apa yang dikatakan dalam </w:t>
      </w:r>
      <w:r w:rsidR="62E69407" w:rsidRPr="62E69407">
        <w:rPr>
          <w:rFonts w:eastAsia="Times New Roman" w:cs="Times New Roman"/>
          <w:lang w:val="en-ID"/>
        </w:rPr>
        <w:t xml:space="preserve">penelitian oleh </w:t>
      </w:r>
      <w:sdt>
        <w:sdtPr>
          <w:rPr>
            <w:rFonts w:eastAsia="Times New Roman" w:cs="Times New Roman"/>
            <w:lang w:val="en-ID"/>
          </w:rPr>
          <w:id w:val="1162736970"/>
          <w:citation/>
        </w:sdtPr>
        <w:sdtContent>
          <w:r w:rsidR="00BB40F0">
            <w:rPr>
              <w:rFonts w:eastAsia="Times New Roman" w:cs="Times New Roman"/>
              <w:lang w:val="en-ID"/>
            </w:rPr>
            <w:fldChar w:fldCharType="begin"/>
          </w:r>
          <w:r w:rsidR="00BB40F0">
            <w:rPr>
              <w:rFonts w:eastAsia="Times New Roman" w:cs="Times New Roman"/>
              <w:b/>
            </w:rPr>
            <w:instrText xml:space="preserve"> CITATION Ism21 \l 1033 </w:instrText>
          </w:r>
          <w:r w:rsidR="00BB40F0">
            <w:rPr>
              <w:rFonts w:eastAsia="Times New Roman" w:cs="Times New Roman"/>
              <w:lang w:val="en-ID"/>
            </w:rPr>
            <w:fldChar w:fldCharType="separate"/>
          </w:r>
          <w:r w:rsidR="00BB40F0" w:rsidRPr="00BB40F0">
            <w:rPr>
              <w:rFonts w:eastAsia="Times New Roman" w:cs="Times New Roman"/>
              <w:noProof/>
            </w:rPr>
            <w:t>(Ismail &amp; Rasheed, 2021)</w:t>
          </w:r>
          <w:r w:rsidR="00BB40F0">
            <w:rPr>
              <w:rFonts w:eastAsia="Times New Roman" w:cs="Times New Roman"/>
              <w:lang w:val="en-ID"/>
            </w:rPr>
            <w:fldChar w:fldCharType="end"/>
          </w:r>
        </w:sdtContent>
      </w:sdt>
      <w:r w:rsidRPr="00F5373E">
        <w:rPr>
          <w:rFonts w:eastAsia="Times New Roman" w:cs="Times New Roman"/>
          <w:lang w:val="en-ID"/>
        </w:rPr>
        <w:t xml:space="preserve"> y</w:t>
      </w:r>
      <w:r>
        <w:rPr>
          <w:rFonts w:eastAsia="Times New Roman" w:cs="Times New Roman"/>
          <w:lang w:val="en-ID"/>
        </w:rPr>
        <w:t xml:space="preserve">ang menunjukan bahwa OLS </w:t>
      </w:r>
      <w:r w:rsidR="007B47DF">
        <w:rPr>
          <w:rFonts w:eastAsia="Times New Roman" w:cs="Times New Roman"/>
          <w:lang w:val="en-ID"/>
        </w:rPr>
        <w:t>tidak sebaik</w:t>
      </w:r>
      <w:r w:rsidR="00B6455B">
        <w:rPr>
          <w:rFonts w:eastAsia="Times New Roman" w:cs="Times New Roman"/>
          <w:lang w:val="en-ID"/>
        </w:rPr>
        <w:t xml:space="preserve"> Huber Robust</w:t>
      </w:r>
      <w:r w:rsidR="64C48659" w:rsidRPr="64C48659">
        <w:rPr>
          <w:rFonts w:eastAsia="Times New Roman" w:cs="Times New Roman"/>
          <w:lang w:val="en-ID"/>
        </w:rPr>
        <w:t xml:space="preserve"> </w:t>
      </w:r>
      <w:r w:rsidR="5FA2B938" w:rsidRPr="5FA2B938">
        <w:rPr>
          <w:rFonts w:eastAsia="Times New Roman" w:cs="Times New Roman"/>
          <w:lang w:val="en-ID"/>
        </w:rPr>
        <w:t xml:space="preserve">ketika dihadapkan pada kondisi data yang mengandung </w:t>
      </w:r>
      <w:r w:rsidR="5FA2B938" w:rsidRPr="5FA2B938">
        <w:rPr>
          <w:rFonts w:eastAsia="Times New Roman" w:cs="Times New Roman"/>
          <w:i/>
          <w:iCs/>
          <w:szCs w:val="24"/>
          <w:lang w:val="en-ID"/>
        </w:rPr>
        <w:t>outlier</w:t>
      </w:r>
      <w:r w:rsidR="5FA2B938" w:rsidRPr="5FA2B938">
        <w:rPr>
          <w:rFonts w:eastAsia="Times New Roman" w:cs="Times New Roman"/>
          <w:lang w:val="en-ID"/>
        </w:rPr>
        <w:t>.</w:t>
      </w:r>
      <w:r w:rsidR="00B6455B">
        <w:rPr>
          <w:rFonts w:eastAsia="Times New Roman" w:cs="Times New Roman"/>
          <w:lang w:val="en-ID"/>
        </w:rPr>
        <w:t xml:space="preserve"> </w:t>
      </w:r>
      <w:r w:rsidR="003E1F13" w:rsidRPr="003E1F13">
        <w:rPr>
          <w:rFonts w:eastAsia="Times New Roman"/>
          <w:lang w:val="en-ID"/>
        </w:rPr>
        <w:t>Untuk memverifikasi temuan tersebut secara empiris pada dataset SGEMM GPU Kernel Performance, pada tahap awal eksperimen kami menguji lima model regresi linier, yaitu OLS, Ridge, Lasso, ElasticNet, dan Huber Regressor. Tujuan pengujian awal ini adalah untuk memperoleh gambaran komparatif mengenai performa masing-masing model serta mengidentifikasi model yang paling sesuai dengan karakteristik dataset.</w:t>
      </w:r>
      <w:r w:rsidR="00B14A2C">
        <w:rPr>
          <w:rFonts w:eastAsia="Times New Roman"/>
          <w:lang w:val="en-ID"/>
        </w:rPr>
        <w:t xml:space="preserve"> </w:t>
      </w:r>
      <w:r w:rsidR="00B14A2C" w:rsidRPr="004B22D3">
        <w:rPr>
          <w:rFonts w:eastAsia="Times New Roman"/>
          <w:lang w:val="da-DK"/>
        </w:rPr>
        <w:t xml:space="preserve">Kelima </w:t>
      </w:r>
      <w:r w:rsidR="004B22D3" w:rsidRPr="004B22D3">
        <w:rPr>
          <w:rFonts w:eastAsia="Times New Roman"/>
          <w:lang w:val="da-DK"/>
        </w:rPr>
        <w:t xml:space="preserve">model tersebut memiliki parameter sebagai berikut : </w:t>
      </w:r>
    </w:p>
    <w:p w14:paraId="75177B05" w14:textId="77777777" w:rsidR="004B22D3" w:rsidRPr="004B22D3" w:rsidRDefault="004B22D3" w:rsidP="004B22D3">
      <w:pPr>
        <w:numPr>
          <w:ilvl w:val="0"/>
          <w:numId w:val="34"/>
        </w:numPr>
        <w:spacing w:line="240" w:lineRule="auto"/>
        <w:rPr>
          <w:rFonts w:eastAsia="Times New Roman"/>
          <w:lang w:val="en-ID"/>
        </w:rPr>
      </w:pPr>
      <w:r w:rsidRPr="004B22D3">
        <w:rPr>
          <w:rFonts w:eastAsia="Times New Roman"/>
          <w:lang w:val="en-ID"/>
        </w:rPr>
        <w:t>OLS (Baseline): menggunakan parameter default dari sklearn tanpa regularisasi.</w:t>
      </w:r>
    </w:p>
    <w:p w14:paraId="20D77311" w14:textId="77777777" w:rsidR="004B22D3" w:rsidRPr="004B22D3" w:rsidRDefault="004B22D3" w:rsidP="004B22D3">
      <w:pPr>
        <w:numPr>
          <w:ilvl w:val="0"/>
          <w:numId w:val="34"/>
        </w:numPr>
        <w:spacing w:line="240" w:lineRule="auto"/>
        <w:rPr>
          <w:rFonts w:eastAsia="Times New Roman"/>
          <w:lang w:val="en-ID"/>
        </w:rPr>
      </w:pPr>
      <w:r w:rsidRPr="004B22D3">
        <w:rPr>
          <w:rFonts w:eastAsia="Times New Roman"/>
          <w:lang w:val="en-ID"/>
        </w:rPr>
        <w:t>Ridge (L2): menggunakan parameter default dengan penalti regularisasi L2.</w:t>
      </w:r>
    </w:p>
    <w:p w14:paraId="04661D95" w14:textId="77777777" w:rsidR="004B22D3" w:rsidRPr="004B22D3" w:rsidRDefault="004B22D3" w:rsidP="004B22D3">
      <w:pPr>
        <w:numPr>
          <w:ilvl w:val="0"/>
          <w:numId w:val="34"/>
        </w:numPr>
        <w:spacing w:line="240" w:lineRule="auto"/>
        <w:rPr>
          <w:rFonts w:eastAsia="Times New Roman"/>
          <w:lang w:val="fi-FI"/>
        </w:rPr>
      </w:pPr>
      <w:r w:rsidRPr="004B22D3">
        <w:rPr>
          <w:rFonts w:eastAsia="Times New Roman"/>
          <w:lang w:val="fi-FI"/>
        </w:rPr>
        <w:t>Lasso (L1): menggunakan alpha = 0.1 sebagai kekuatan regularisasi.</w:t>
      </w:r>
    </w:p>
    <w:p w14:paraId="5C899EC4" w14:textId="77777777" w:rsidR="004B22D3" w:rsidRPr="004B22D3" w:rsidRDefault="004B22D3" w:rsidP="004B22D3">
      <w:pPr>
        <w:numPr>
          <w:ilvl w:val="0"/>
          <w:numId w:val="34"/>
        </w:numPr>
        <w:spacing w:line="240" w:lineRule="auto"/>
        <w:rPr>
          <w:rFonts w:eastAsia="Times New Roman"/>
          <w:lang w:val="da-DK"/>
        </w:rPr>
      </w:pPr>
      <w:r w:rsidRPr="004B22D3">
        <w:rPr>
          <w:rFonts w:eastAsia="Times New Roman"/>
          <w:lang w:val="da-DK"/>
        </w:rPr>
        <w:t>ElasticNet: menggunakan alpha = 0.1 dengan kombinasi penalti L1 dan L2.</w:t>
      </w:r>
    </w:p>
    <w:p w14:paraId="269CA38A" w14:textId="3587636E" w:rsidR="004B22D3" w:rsidRPr="004B22D3" w:rsidRDefault="004B22D3" w:rsidP="004B22D3">
      <w:pPr>
        <w:numPr>
          <w:ilvl w:val="0"/>
          <w:numId w:val="34"/>
        </w:numPr>
        <w:spacing w:line="240" w:lineRule="auto"/>
        <w:rPr>
          <w:rFonts w:eastAsia="Times New Roman"/>
          <w:lang w:val="en-ID"/>
        </w:rPr>
      </w:pPr>
      <w:r w:rsidRPr="004B22D3">
        <w:rPr>
          <w:rFonts w:eastAsia="Times New Roman"/>
          <w:lang w:val="en-ID"/>
        </w:rPr>
        <w:t>Huber Regressor: menggunakan epsilon = 1.35 dan max_iter = 500 untuk mengontrol sensitivitas terhadap outlier dan jumlah iterasi optimisasi.</w:t>
      </w:r>
      <w:r w:rsidR="00FE44F7">
        <w:rPr>
          <w:rFonts w:eastAsia="Times New Roman"/>
          <w:lang w:val="en-ID"/>
        </w:rPr>
        <w:br/>
      </w:r>
    </w:p>
    <w:p w14:paraId="6C898D73" w14:textId="1CE0C321" w:rsidR="003D17DC" w:rsidRPr="003D17DC" w:rsidRDefault="003D17DC" w:rsidP="003D17DC">
      <w:pPr>
        <w:pStyle w:val="Caption"/>
        <w:keepNext/>
        <w:spacing w:after="0"/>
        <w:jc w:val="center"/>
        <w:rPr>
          <w:i w:val="0"/>
          <w:iCs w:val="0"/>
          <w:color w:val="auto"/>
        </w:rPr>
      </w:pPr>
      <w:r w:rsidRPr="003D17DC">
        <w:rPr>
          <w:i w:val="0"/>
          <w:iCs w:val="0"/>
          <w:color w:val="auto"/>
        </w:rPr>
        <w:t xml:space="preserve">Tabel </w:t>
      </w:r>
      <w:r>
        <w:rPr>
          <w:i w:val="0"/>
          <w:iCs w:val="0"/>
          <w:color w:val="auto"/>
        </w:rPr>
        <w:t>3</w:t>
      </w:r>
      <w:r w:rsidRPr="003D17DC">
        <w:rPr>
          <w:i w:val="0"/>
          <w:iCs w:val="0"/>
          <w:color w:val="auto"/>
        </w:rPr>
        <w:t xml:space="preserve">. </w:t>
      </w:r>
      <w:r>
        <w:rPr>
          <w:i w:val="0"/>
          <w:iCs w:val="0"/>
          <w:color w:val="auto"/>
        </w:rPr>
        <w:t>1 Experiment Log</w:t>
      </w:r>
    </w:p>
    <w:tbl>
      <w:tblPr>
        <w:tblStyle w:val="TableGrid"/>
        <w:tblW w:w="0" w:type="auto"/>
        <w:jc w:val="center"/>
        <w:tblInd w:w="0" w:type="dxa"/>
        <w:tblLook w:val="04A0" w:firstRow="1" w:lastRow="0" w:firstColumn="1" w:lastColumn="0" w:noHBand="0" w:noVBand="1"/>
      </w:tblPr>
      <w:tblGrid>
        <w:gridCol w:w="486"/>
        <w:gridCol w:w="1320"/>
        <w:gridCol w:w="1013"/>
        <w:gridCol w:w="1091"/>
        <w:gridCol w:w="1136"/>
        <w:gridCol w:w="1111"/>
        <w:gridCol w:w="888"/>
        <w:gridCol w:w="1961"/>
      </w:tblGrid>
      <w:tr w:rsidR="00A03930" w14:paraId="6D9B672E" w14:textId="77777777" w:rsidTr="004B22D3">
        <w:trPr>
          <w:trHeight w:val="300"/>
          <w:jc w:val="center"/>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1D9D73" w14:textId="1C0A080E" w:rsidR="284E1C24" w:rsidRDefault="284E1C24" w:rsidP="00E93230">
            <w:pPr>
              <w:spacing w:after="160" w:line="276" w:lineRule="auto"/>
              <w:jc w:val="center"/>
            </w:pPr>
            <w:r w:rsidRPr="008F5F4F">
              <w:t>No</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ECC68D" w14:textId="342950BF" w:rsidR="284E1C24" w:rsidRDefault="284E1C24" w:rsidP="00E93230">
            <w:pPr>
              <w:spacing w:after="160" w:line="276" w:lineRule="auto"/>
              <w:jc w:val="center"/>
            </w:pPr>
            <w:r w:rsidRPr="008F5F4F">
              <w:t>Model</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59144D" w14:textId="2F00361E" w:rsidR="284E1C24" w:rsidRDefault="284E1C24" w:rsidP="00E93230">
            <w:pPr>
              <w:spacing w:after="160" w:line="276" w:lineRule="auto"/>
              <w:jc w:val="center"/>
            </w:pPr>
            <w:r w:rsidRPr="008F5F4F">
              <w:t>Kondisi</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382808" w14:textId="3628F7A3" w:rsidR="284E1C24" w:rsidRDefault="284E1C24" w:rsidP="00E93230">
            <w:pPr>
              <w:spacing w:after="160" w:line="276" w:lineRule="auto"/>
              <w:jc w:val="center"/>
            </w:pPr>
            <w:r w:rsidRPr="008F5F4F">
              <w:t>MAE (ms)</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0C05D2" w14:textId="10F97D4B" w:rsidR="284E1C24" w:rsidRDefault="284E1C24" w:rsidP="00E93230">
            <w:pPr>
              <w:spacing w:after="160" w:line="276" w:lineRule="auto"/>
              <w:jc w:val="center"/>
            </w:pPr>
            <w:r w:rsidRPr="008F5F4F">
              <w:t>RMSE (ms)</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CC343E" w14:textId="4A942EF6" w:rsidR="284E1C24" w:rsidRDefault="284E1C24" w:rsidP="00E93230">
            <w:pPr>
              <w:spacing w:after="160" w:line="276" w:lineRule="auto"/>
              <w:jc w:val="center"/>
            </w:pPr>
            <w:r w:rsidRPr="008F5F4F">
              <w:t>MAPE (%)</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EA7897" w14:textId="729C1373" w:rsidR="284E1C24" w:rsidRDefault="284E1C24" w:rsidP="00E93230">
            <w:pPr>
              <w:spacing w:after="160" w:line="276" w:lineRule="auto"/>
              <w:jc w:val="center"/>
            </w:pPr>
            <w:r w:rsidRPr="008F5F4F">
              <w:t>R² Score</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E9CEC9" w14:textId="23708821" w:rsidR="284E1C24" w:rsidRDefault="284E1C24" w:rsidP="00E93230">
            <w:pPr>
              <w:spacing w:after="160" w:line="276" w:lineRule="auto"/>
              <w:jc w:val="center"/>
            </w:pPr>
            <w:r w:rsidRPr="008F5F4F">
              <w:t>Catatan</w:t>
            </w:r>
          </w:p>
        </w:tc>
      </w:tr>
      <w:tr w:rsidR="00AD2509" w14:paraId="7A854E88" w14:textId="77777777" w:rsidTr="004B22D3">
        <w:trPr>
          <w:trHeight w:val="300"/>
          <w:jc w:val="center"/>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E3EE58" w14:textId="2A25881E" w:rsidR="284E1C24" w:rsidRDefault="284E1C24" w:rsidP="00E93230">
            <w:pPr>
              <w:spacing w:after="160" w:line="276" w:lineRule="auto"/>
              <w:jc w:val="center"/>
            </w:pPr>
            <w:r w:rsidRPr="008F5F4F">
              <w:t>1</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678899" w14:textId="1949E0D2" w:rsidR="284E1C24" w:rsidRDefault="284E1C24" w:rsidP="00E93230">
            <w:pPr>
              <w:spacing w:after="160" w:line="276" w:lineRule="auto"/>
              <w:jc w:val="center"/>
            </w:pPr>
            <w:r w:rsidRPr="008F5F4F">
              <w:t>OLS (Baseline)</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068245" w14:textId="5CB100C7" w:rsidR="284E1C24" w:rsidRDefault="284E1C24" w:rsidP="00E93230">
            <w:pPr>
              <w:spacing w:after="160" w:line="276" w:lineRule="auto"/>
              <w:jc w:val="center"/>
            </w:pPr>
            <w:r w:rsidRPr="008F5F4F">
              <w:t>Normal</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0B1DBA" w14:textId="0D77C6F6" w:rsidR="284E1C24" w:rsidRDefault="001C3537" w:rsidP="00E93230">
            <w:pPr>
              <w:spacing w:after="160" w:line="276" w:lineRule="auto"/>
              <w:jc w:val="center"/>
            </w:pPr>
            <w:r w:rsidRPr="008F5F4F">
              <w:t>176.4055</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C1B9BB" w14:textId="656ECEB5" w:rsidR="284E1C24" w:rsidRDefault="001C3537" w:rsidP="00E93230">
            <w:pPr>
              <w:spacing w:after="160" w:line="276" w:lineRule="auto"/>
              <w:jc w:val="center"/>
            </w:pPr>
            <w:r w:rsidRPr="008F5F4F">
              <w:t>283.8648</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F1E829" w14:textId="0D2D5AF4" w:rsidR="284E1C24" w:rsidRDefault="001C3537" w:rsidP="00E93230">
            <w:pPr>
              <w:spacing w:after="160" w:line="276" w:lineRule="auto"/>
              <w:jc w:val="center"/>
            </w:pPr>
            <w:r w:rsidRPr="008F5F4F">
              <w:t>214.2634</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2918AF" w14:textId="45A11422" w:rsidR="284E1C24" w:rsidRDefault="001C3537" w:rsidP="00E93230">
            <w:pPr>
              <w:spacing w:after="160" w:line="276" w:lineRule="auto"/>
              <w:jc w:val="center"/>
            </w:pPr>
            <w:r w:rsidRPr="008F5F4F">
              <w:t>0.4073</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AE732D" w14:textId="66DA2CBA" w:rsidR="284E1C24" w:rsidRDefault="284E1C24" w:rsidP="00E93230">
            <w:pPr>
              <w:spacing w:after="160" w:line="276" w:lineRule="auto"/>
              <w:jc w:val="center"/>
            </w:pPr>
            <w:r w:rsidRPr="008F5F4F">
              <w:t>Model dasar tanpa regularisasi</w:t>
            </w:r>
          </w:p>
        </w:tc>
      </w:tr>
      <w:tr w:rsidR="00AD2509" w14:paraId="0B84F03F" w14:textId="77777777" w:rsidTr="004B22D3">
        <w:trPr>
          <w:trHeight w:val="300"/>
          <w:jc w:val="center"/>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522B38" w14:textId="1FF61740" w:rsidR="284E1C24" w:rsidRDefault="284E1C24" w:rsidP="00E93230">
            <w:pPr>
              <w:spacing w:after="160" w:line="276" w:lineRule="auto"/>
              <w:jc w:val="center"/>
            </w:pPr>
            <w:r w:rsidRPr="008F5F4F">
              <w:t>2</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25416E" w14:textId="5F5530AA" w:rsidR="284E1C24" w:rsidRDefault="284E1C24" w:rsidP="00E93230">
            <w:pPr>
              <w:spacing w:after="160" w:line="276" w:lineRule="auto"/>
              <w:jc w:val="center"/>
            </w:pPr>
            <w:r w:rsidRPr="008F5F4F">
              <w:t>Ridge (L2)</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F651E8" w14:textId="471877BA" w:rsidR="284E1C24" w:rsidRDefault="284E1C24" w:rsidP="00E93230">
            <w:pPr>
              <w:spacing w:after="160" w:line="276" w:lineRule="auto"/>
              <w:jc w:val="center"/>
            </w:pPr>
            <w:r w:rsidRPr="008F5F4F">
              <w:t>Normal</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C3C1D6" w14:textId="10B5E26E" w:rsidR="284E1C24" w:rsidRDefault="001C3537" w:rsidP="00E93230">
            <w:pPr>
              <w:spacing w:after="160" w:line="276" w:lineRule="auto"/>
              <w:jc w:val="center"/>
            </w:pPr>
            <w:r w:rsidRPr="008F5F4F">
              <w:t>176.4050</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16D4C3" w14:textId="73C622A9" w:rsidR="284E1C24" w:rsidRDefault="001C3537" w:rsidP="00E93230">
            <w:pPr>
              <w:spacing w:after="160" w:line="276" w:lineRule="auto"/>
              <w:jc w:val="center"/>
            </w:pPr>
            <w:r w:rsidRPr="008F5F4F">
              <w:t>283.8648</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C8478F" w14:textId="30AB5F55" w:rsidR="284E1C24" w:rsidRDefault="001C3537" w:rsidP="00E93230">
            <w:pPr>
              <w:spacing w:after="160" w:line="276" w:lineRule="auto"/>
              <w:jc w:val="center"/>
            </w:pPr>
            <w:r w:rsidRPr="008F5F4F">
              <w:t>214.2626</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B1EBA7" w14:textId="5A99AE56" w:rsidR="284E1C24" w:rsidRDefault="001C3537" w:rsidP="00E93230">
            <w:pPr>
              <w:spacing w:after="160" w:line="276" w:lineRule="auto"/>
              <w:jc w:val="center"/>
            </w:pPr>
            <w:r w:rsidRPr="008F5F4F">
              <w:t>0.4073</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467AEC" w14:textId="4A4CD658" w:rsidR="284E1C24" w:rsidRDefault="284E1C24" w:rsidP="00E93230">
            <w:pPr>
              <w:spacing w:after="160" w:line="276" w:lineRule="auto"/>
              <w:jc w:val="center"/>
            </w:pPr>
            <w:r w:rsidRPr="008F5F4F">
              <w:t>Regularisasi L2</w:t>
            </w:r>
          </w:p>
        </w:tc>
      </w:tr>
      <w:tr w:rsidR="00712F10" w14:paraId="0102E4EF" w14:textId="77777777" w:rsidTr="004B22D3">
        <w:trPr>
          <w:trHeight w:val="300"/>
          <w:jc w:val="center"/>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FF0FC9" w14:textId="08152F46" w:rsidR="284E1C24" w:rsidRDefault="284E1C24" w:rsidP="00E93230">
            <w:pPr>
              <w:spacing w:after="160" w:line="276" w:lineRule="auto"/>
              <w:jc w:val="center"/>
            </w:pPr>
            <w:r w:rsidRPr="008F5F4F">
              <w:t>3</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E772C6" w14:textId="04E34C72" w:rsidR="284E1C24" w:rsidRDefault="284E1C24" w:rsidP="00E93230">
            <w:pPr>
              <w:spacing w:after="160" w:line="276" w:lineRule="auto"/>
              <w:jc w:val="center"/>
            </w:pPr>
            <w:r w:rsidRPr="008F5F4F">
              <w:t>Lasso (L1)</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A0B783" w14:textId="2CBC50DB" w:rsidR="284E1C24" w:rsidRDefault="284E1C24" w:rsidP="00E93230">
            <w:pPr>
              <w:spacing w:after="160" w:line="276" w:lineRule="auto"/>
              <w:jc w:val="center"/>
            </w:pPr>
            <w:r w:rsidRPr="008F5F4F">
              <w:t>Normal</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826C35" w14:textId="4F76B28E" w:rsidR="284E1C24" w:rsidRDefault="001C3537" w:rsidP="00E93230">
            <w:pPr>
              <w:spacing w:after="160" w:line="276" w:lineRule="auto"/>
              <w:jc w:val="center"/>
            </w:pPr>
            <w:r w:rsidRPr="008F5F4F">
              <w:t>176.3051</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05507A" w14:textId="7457C9AB" w:rsidR="284E1C24" w:rsidRDefault="001C3537" w:rsidP="00E93230">
            <w:pPr>
              <w:spacing w:after="160" w:line="276" w:lineRule="auto"/>
              <w:jc w:val="center"/>
            </w:pPr>
            <w:r w:rsidRPr="008F5F4F">
              <w:t>283.8648</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2B0704" w14:textId="5286BAA8" w:rsidR="284E1C24" w:rsidRDefault="001C3537" w:rsidP="00E93230">
            <w:pPr>
              <w:spacing w:after="160" w:line="276" w:lineRule="auto"/>
              <w:jc w:val="center"/>
            </w:pPr>
            <w:r w:rsidRPr="008F5F4F">
              <w:t>214.0953</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216540" w14:textId="2985EBF3" w:rsidR="284E1C24" w:rsidRDefault="001C3537" w:rsidP="00E93230">
            <w:pPr>
              <w:spacing w:after="160" w:line="276" w:lineRule="auto"/>
              <w:jc w:val="center"/>
            </w:pPr>
            <w:r w:rsidRPr="008F5F4F">
              <w:t>0.4073</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D3CF04" w14:textId="2847E76D" w:rsidR="284E1C24" w:rsidRDefault="284E1C24" w:rsidP="00E93230">
            <w:pPr>
              <w:spacing w:after="160" w:line="276" w:lineRule="auto"/>
              <w:jc w:val="center"/>
            </w:pPr>
            <w:r w:rsidRPr="008F5F4F">
              <w:t>Regularisasi L1</w:t>
            </w:r>
          </w:p>
        </w:tc>
      </w:tr>
      <w:tr w:rsidR="00712F10" w14:paraId="2C2BBD8F" w14:textId="77777777" w:rsidTr="004B22D3">
        <w:trPr>
          <w:trHeight w:val="300"/>
          <w:jc w:val="center"/>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18AACC" w14:textId="4A0EA7AB" w:rsidR="284E1C24" w:rsidRDefault="284E1C24" w:rsidP="00E93230">
            <w:pPr>
              <w:spacing w:after="160" w:line="276" w:lineRule="auto"/>
              <w:jc w:val="center"/>
            </w:pPr>
            <w:r w:rsidRPr="008F5F4F">
              <w:t>4</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C1305B" w14:textId="4C414E3C" w:rsidR="284E1C24" w:rsidRDefault="284E1C24" w:rsidP="00E93230">
            <w:pPr>
              <w:spacing w:after="160" w:line="276" w:lineRule="auto"/>
              <w:jc w:val="center"/>
            </w:pPr>
            <w:r w:rsidRPr="008F5F4F">
              <w:t>ElasticNet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F36177" w14:textId="17ACD8FD" w:rsidR="284E1C24" w:rsidRDefault="284E1C24" w:rsidP="00E93230">
            <w:pPr>
              <w:spacing w:after="160" w:line="276" w:lineRule="auto"/>
              <w:jc w:val="center"/>
            </w:pPr>
            <w:r w:rsidRPr="008F5F4F">
              <w:t>Normal</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33112B" w14:textId="5D0D2EDC" w:rsidR="284E1C24" w:rsidRDefault="001C3537" w:rsidP="00E93230">
            <w:pPr>
              <w:spacing w:after="160" w:line="276" w:lineRule="auto"/>
              <w:jc w:val="center"/>
            </w:pPr>
            <w:r w:rsidRPr="008F5F4F">
              <w:t>172.3097</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34CDCD" w14:textId="4E96D3AD" w:rsidR="284E1C24" w:rsidRDefault="001C3537" w:rsidP="00E93230">
            <w:pPr>
              <w:spacing w:after="160" w:line="276" w:lineRule="auto"/>
              <w:jc w:val="center"/>
            </w:pPr>
            <w:r w:rsidRPr="008F5F4F">
              <w:t>284.3067</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D11DF4" w14:textId="337DBA00" w:rsidR="284E1C24" w:rsidRDefault="001C3537" w:rsidP="00E93230">
            <w:pPr>
              <w:spacing w:after="160" w:line="276" w:lineRule="auto"/>
              <w:jc w:val="center"/>
            </w:pPr>
            <w:r w:rsidRPr="008F5F4F">
              <w:t>207.4990</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0399A2" w14:textId="5BC697E8" w:rsidR="284E1C24" w:rsidRDefault="001C3537" w:rsidP="00E93230">
            <w:pPr>
              <w:spacing w:after="160" w:line="276" w:lineRule="auto"/>
              <w:jc w:val="center"/>
            </w:pPr>
            <w:r w:rsidRPr="008F5F4F">
              <w:t>0.4055</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1E4816" w14:textId="25515E64" w:rsidR="284E1C24" w:rsidRDefault="284E1C24" w:rsidP="00E93230">
            <w:pPr>
              <w:spacing w:after="160" w:line="276" w:lineRule="auto"/>
              <w:jc w:val="center"/>
            </w:pPr>
            <w:r w:rsidRPr="008F5F4F">
              <w:t>Kombinasi L1 &amp; L2</w:t>
            </w:r>
          </w:p>
        </w:tc>
      </w:tr>
      <w:tr w:rsidR="00712F10" w14:paraId="2169F3E4" w14:textId="77777777" w:rsidTr="004B22D3">
        <w:trPr>
          <w:trHeight w:val="300"/>
          <w:jc w:val="center"/>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A31489" w14:textId="1F0F70E3" w:rsidR="284E1C24" w:rsidRDefault="284E1C24" w:rsidP="00E93230">
            <w:pPr>
              <w:spacing w:after="160" w:line="276" w:lineRule="auto"/>
              <w:jc w:val="center"/>
            </w:pPr>
            <w:r w:rsidRPr="008F5F4F">
              <w:t>5</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557BFE" w14:textId="085A56A7" w:rsidR="284E1C24" w:rsidRDefault="284E1C24" w:rsidP="00E93230">
            <w:pPr>
              <w:spacing w:after="160" w:line="276" w:lineRule="auto"/>
              <w:jc w:val="center"/>
            </w:pPr>
            <w:r w:rsidRPr="008F5F4F">
              <w:t>Huber (Robust)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B6569A" w14:textId="5DCB9CAA" w:rsidR="284E1C24" w:rsidRDefault="284E1C24" w:rsidP="00E93230">
            <w:pPr>
              <w:spacing w:after="160" w:line="276" w:lineRule="auto"/>
              <w:jc w:val="center"/>
            </w:pPr>
            <w:r w:rsidRPr="008F5F4F">
              <w:t>Normal</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839B7E" w14:textId="6746116D" w:rsidR="284E1C24" w:rsidRDefault="001C3537" w:rsidP="00E93230">
            <w:pPr>
              <w:spacing w:after="160" w:line="276" w:lineRule="auto"/>
              <w:jc w:val="center"/>
            </w:pPr>
            <w:r w:rsidRPr="008F5F4F">
              <w:t>143.3698</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6E2457" w14:textId="6AA828B9" w:rsidR="284E1C24" w:rsidRDefault="001C3537" w:rsidP="00E93230">
            <w:pPr>
              <w:spacing w:after="160" w:line="276" w:lineRule="auto"/>
              <w:jc w:val="center"/>
            </w:pPr>
            <w:r w:rsidRPr="008F5F4F">
              <w:t>315.9265</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2597C1" w14:textId="3F6EB082" w:rsidR="284E1C24" w:rsidRDefault="001C3537" w:rsidP="00E93230">
            <w:pPr>
              <w:spacing w:after="160" w:line="276" w:lineRule="auto"/>
              <w:jc w:val="center"/>
            </w:pPr>
            <w:r w:rsidRPr="008F5F4F">
              <w:t>122.8216</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BD5F77" w14:textId="16A0C1BB" w:rsidR="284E1C24" w:rsidRDefault="001C3537" w:rsidP="00E93230">
            <w:pPr>
              <w:spacing w:after="160" w:line="276" w:lineRule="auto"/>
              <w:jc w:val="center"/>
            </w:pPr>
            <w:r w:rsidRPr="008F5F4F">
              <w:t>0.2659</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081422" w14:textId="0BAC0128" w:rsidR="284E1C24" w:rsidRDefault="284E1C24" w:rsidP="00E93230">
            <w:pPr>
              <w:spacing w:after="160" w:line="276" w:lineRule="auto"/>
              <w:jc w:val="center"/>
            </w:pPr>
            <w:r w:rsidRPr="008F5F4F">
              <w:t>Robust terhadap outlier</w:t>
            </w:r>
          </w:p>
        </w:tc>
      </w:tr>
      <w:tr w:rsidR="00712F10" w14:paraId="69A7CA97" w14:textId="77777777" w:rsidTr="004B22D3">
        <w:trPr>
          <w:trHeight w:val="300"/>
          <w:jc w:val="center"/>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493B48" w14:textId="7A733666" w:rsidR="284E1C24" w:rsidRDefault="284E1C24" w:rsidP="00E93230">
            <w:pPr>
              <w:spacing w:after="160" w:line="276" w:lineRule="auto"/>
              <w:jc w:val="center"/>
            </w:pPr>
            <w:r w:rsidRPr="008F5F4F">
              <w:t>6</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60C3F7" w14:textId="2E1069ED" w:rsidR="284E1C24" w:rsidRDefault="284E1C24" w:rsidP="00E93230">
            <w:pPr>
              <w:spacing w:after="160" w:line="276" w:lineRule="auto"/>
              <w:jc w:val="center"/>
            </w:pPr>
            <w:r w:rsidRPr="008F5F4F">
              <w:t>OLS (Baseline)</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8A652F" w14:textId="0617837A" w:rsidR="284E1C24" w:rsidRDefault="284E1C24" w:rsidP="00E93230">
            <w:pPr>
              <w:spacing w:after="160" w:line="276" w:lineRule="auto"/>
              <w:jc w:val="center"/>
            </w:pPr>
            <w:r w:rsidRPr="008F5F4F">
              <w:t>Stress Test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9B18B" w14:textId="2B3831D8" w:rsidR="284E1C24" w:rsidRDefault="001C3537" w:rsidP="00E93230">
            <w:pPr>
              <w:spacing w:after="160" w:line="276" w:lineRule="auto"/>
              <w:jc w:val="center"/>
            </w:pPr>
            <w:r w:rsidRPr="008F5F4F">
              <w:t>248.3017</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819D57" w14:textId="2B21795F" w:rsidR="284E1C24" w:rsidRDefault="001C3537" w:rsidP="00E93230">
            <w:pPr>
              <w:spacing w:after="160" w:line="276" w:lineRule="auto"/>
              <w:jc w:val="center"/>
            </w:pPr>
            <w:r w:rsidRPr="008F5F4F">
              <w:t>318.7454</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136ACC" w14:textId="53C10E24" w:rsidR="284E1C24" w:rsidRDefault="001C3537" w:rsidP="00E93230">
            <w:pPr>
              <w:spacing w:after="160" w:line="276" w:lineRule="auto"/>
              <w:jc w:val="center"/>
            </w:pPr>
            <w:r w:rsidRPr="008F5F4F">
              <w:t>326.1999</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919D8B" w14:textId="6591E324" w:rsidR="284E1C24" w:rsidRDefault="001C3537" w:rsidP="00E93230">
            <w:pPr>
              <w:spacing w:after="160" w:line="276" w:lineRule="auto"/>
              <w:jc w:val="center"/>
            </w:pPr>
            <w:r w:rsidRPr="008F5F4F">
              <w:t>0.2526</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9FC976" w14:textId="6BAA5B55" w:rsidR="284E1C24" w:rsidRDefault="284E1C24" w:rsidP="00E93230">
            <w:pPr>
              <w:spacing w:after="160" w:line="276" w:lineRule="auto"/>
              <w:jc w:val="center"/>
            </w:pPr>
            <w:r w:rsidRPr="008F5F4F">
              <w:t>Sensitif terhadap outlier</w:t>
            </w:r>
          </w:p>
        </w:tc>
      </w:tr>
      <w:tr w:rsidR="00712F10" w14:paraId="7C9E5817" w14:textId="77777777" w:rsidTr="004B22D3">
        <w:trPr>
          <w:trHeight w:val="300"/>
          <w:jc w:val="center"/>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7934A6" w14:textId="3D15D106" w:rsidR="284E1C24" w:rsidRDefault="284E1C24" w:rsidP="00E93230">
            <w:pPr>
              <w:spacing w:after="160" w:line="276" w:lineRule="auto"/>
              <w:jc w:val="center"/>
            </w:pPr>
            <w:r w:rsidRPr="008F5F4F">
              <w:t>7</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E1A278" w14:textId="2D35094B" w:rsidR="284E1C24" w:rsidRDefault="284E1C24" w:rsidP="00E93230">
            <w:pPr>
              <w:spacing w:after="160" w:line="276" w:lineRule="auto"/>
              <w:jc w:val="center"/>
            </w:pPr>
            <w:r w:rsidRPr="008F5F4F">
              <w:t>Ridge (L2)</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B0EC31" w14:textId="4F1BA2FB" w:rsidR="284E1C24" w:rsidRDefault="284E1C24" w:rsidP="00E93230">
            <w:pPr>
              <w:spacing w:after="160" w:line="276" w:lineRule="auto"/>
              <w:jc w:val="center"/>
            </w:pPr>
            <w:r w:rsidRPr="008F5F4F">
              <w:t>Stress Test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4CA8B1" w14:textId="03D48545" w:rsidR="284E1C24" w:rsidRDefault="001C3537" w:rsidP="00E93230">
            <w:pPr>
              <w:spacing w:after="160" w:line="276" w:lineRule="auto"/>
              <w:jc w:val="center"/>
            </w:pPr>
            <w:r w:rsidRPr="008F5F4F">
              <w:t>248.3008</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803DAB" w14:textId="000420F1" w:rsidR="284E1C24" w:rsidRDefault="001C3537" w:rsidP="00E93230">
            <w:pPr>
              <w:spacing w:after="160" w:line="276" w:lineRule="auto"/>
              <w:jc w:val="center"/>
            </w:pPr>
            <w:r w:rsidRPr="008F5F4F">
              <w:t>318.7446</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C9007C" w14:textId="28511ADE" w:rsidR="284E1C24" w:rsidRDefault="001C3537" w:rsidP="00E93230">
            <w:pPr>
              <w:spacing w:after="160" w:line="276" w:lineRule="auto"/>
              <w:jc w:val="center"/>
            </w:pPr>
            <w:r w:rsidRPr="008F5F4F">
              <w:t>326.1989</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6AC179" w14:textId="754108BF" w:rsidR="284E1C24" w:rsidRDefault="000948D5" w:rsidP="00E93230">
            <w:pPr>
              <w:spacing w:after="160" w:line="276" w:lineRule="auto"/>
              <w:jc w:val="center"/>
            </w:pPr>
            <w:r w:rsidRPr="008F5F4F">
              <w:t>0.2526</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2DD653" w14:textId="286F5DE7" w:rsidR="284E1C24" w:rsidRDefault="284E1C24" w:rsidP="00E93230">
            <w:pPr>
              <w:spacing w:after="160" w:line="276" w:lineRule="auto"/>
              <w:jc w:val="center"/>
            </w:pPr>
            <w:r w:rsidRPr="008F5F4F">
              <w:t>Lebih stabil dari OLS</w:t>
            </w:r>
          </w:p>
        </w:tc>
      </w:tr>
      <w:tr w:rsidR="00712F10" w14:paraId="24AE4E1F" w14:textId="77777777" w:rsidTr="004B22D3">
        <w:trPr>
          <w:trHeight w:val="300"/>
          <w:jc w:val="center"/>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53E5A2" w14:textId="279A67A6" w:rsidR="284E1C24" w:rsidRDefault="284E1C24" w:rsidP="00E93230">
            <w:pPr>
              <w:spacing w:after="160" w:line="276" w:lineRule="auto"/>
              <w:jc w:val="center"/>
            </w:pPr>
            <w:r w:rsidRPr="008F5F4F">
              <w:t>8</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013B93" w14:textId="345B2704" w:rsidR="284E1C24" w:rsidRDefault="284E1C24" w:rsidP="00E93230">
            <w:pPr>
              <w:spacing w:after="160" w:line="276" w:lineRule="auto"/>
              <w:jc w:val="center"/>
            </w:pPr>
            <w:r w:rsidRPr="008F5F4F">
              <w:t>Lasso (L1)</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FFA9F5" w14:textId="724851D8" w:rsidR="284E1C24" w:rsidRDefault="284E1C24" w:rsidP="00E93230">
            <w:pPr>
              <w:spacing w:after="160" w:line="276" w:lineRule="auto"/>
              <w:jc w:val="center"/>
            </w:pPr>
            <w:r w:rsidRPr="008F5F4F">
              <w:t>Stress Test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678265" w14:textId="56769EBF" w:rsidR="284E1C24" w:rsidRDefault="001C3537" w:rsidP="00E93230">
            <w:pPr>
              <w:spacing w:after="160" w:line="276" w:lineRule="auto"/>
              <w:jc w:val="center"/>
            </w:pPr>
            <w:r w:rsidRPr="008F5F4F">
              <w:t>248.1985</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60ACAC" w14:textId="783AED5F" w:rsidR="284E1C24" w:rsidRDefault="001C3537" w:rsidP="00E93230">
            <w:pPr>
              <w:spacing w:after="160" w:line="276" w:lineRule="auto"/>
              <w:jc w:val="center"/>
            </w:pPr>
            <w:r w:rsidRPr="008F5F4F">
              <w:t>318.6512</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35E31C" w14:textId="35526BEC" w:rsidR="284E1C24" w:rsidRDefault="001C3537" w:rsidP="00E93230">
            <w:pPr>
              <w:spacing w:after="160" w:line="276" w:lineRule="auto"/>
              <w:jc w:val="center"/>
            </w:pPr>
            <w:r w:rsidRPr="008F5F4F">
              <w:t>326.0477</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A79C5B" w14:textId="104DDA19" w:rsidR="284E1C24" w:rsidRDefault="00D0264C" w:rsidP="00E93230">
            <w:pPr>
              <w:spacing w:after="160" w:line="276" w:lineRule="auto"/>
              <w:jc w:val="center"/>
            </w:pPr>
            <w:r w:rsidRPr="008F5F4F">
              <w:t>0.2530</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45B42C" w14:textId="590C1080" w:rsidR="284E1C24" w:rsidRDefault="284E1C24" w:rsidP="00E93230">
            <w:pPr>
              <w:spacing w:after="160" w:line="276" w:lineRule="auto"/>
              <w:jc w:val="center"/>
            </w:pPr>
            <w:r w:rsidRPr="008F5F4F">
              <w:t>Penalti sparsity</w:t>
            </w:r>
          </w:p>
        </w:tc>
      </w:tr>
      <w:tr w:rsidR="00712F10" w14:paraId="4364F4DB" w14:textId="77777777" w:rsidTr="004B22D3">
        <w:trPr>
          <w:trHeight w:val="300"/>
          <w:jc w:val="center"/>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C387C3" w14:textId="51ECC8D4" w:rsidR="284E1C24" w:rsidRDefault="284E1C24" w:rsidP="00E93230">
            <w:pPr>
              <w:spacing w:after="160" w:line="276" w:lineRule="auto"/>
              <w:jc w:val="center"/>
            </w:pPr>
            <w:r w:rsidRPr="008F5F4F">
              <w:t>9</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0AF243" w14:textId="5886826F" w:rsidR="284E1C24" w:rsidRDefault="284E1C24" w:rsidP="00E93230">
            <w:pPr>
              <w:spacing w:after="160" w:line="276" w:lineRule="auto"/>
              <w:jc w:val="center"/>
            </w:pPr>
            <w:r w:rsidRPr="008F5F4F">
              <w:t>ElasticNet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D15822" w14:textId="5B78C36D" w:rsidR="284E1C24" w:rsidRDefault="284E1C24" w:rsidP="00E93230">
            <w:pPr>
              <w:spacing w:after="160" w:line="276" w:lineRule="auto"/>
              <w:jc w:val="center"/>
            </w:pPr>
            <w:r w:rsidRPr="008F5F4F">
              <w:t>Stress Test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75623A" w14:textId="610C7368" w:rsidR="284E1C24" w:rsidRDefault="001C3537" w:rsidP="00E93230">
            <w:pPr>
              <w:spacing w:after="160" w:line="276" w:lineRule="auto"/>
              <w:jc w:val="center"/>
            </w:pPr>
            <w:r w:rsidRPr="008F5F4F">
              <w:t>240.2086</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CC90E7" w14:textId="6010075E" w:rsidR="284E1C24" w:rsidRDefault="001C3537" w:rsidP="00E93230">
            <w:pPr>
              <w:spacing w:after="160" w:line="276" w:lineRule="auto"/>
              <w:jc w:val="center"/>
            </w:pPr>
            <w:r w:rsidRPr="008F5F4F">
              <w:t>312.4087</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24F50E" w14:textId="721B80B4" w:rsidR="284E1C24" w:rsidRDefault="001C3537" w:rsidP="00E93230">
            <w:pPr>
              <w:spacing w:after="160" w:line="276" w:lineRule="auto"/>
              <w:jc w:val="center"/>
            </w:pPr>
            <w:r w:rsidRPr="008F5F4F">
              <w:t>317.2543</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D62FF7" w14:textId="44648565" w:rsidR="284E1C24" w:rsidRDefault="006A6264" w:rsidP="00E93230">
            <w:pPr>
              <w:spacing w:after="160" w:line="276" w:lineRule="auto"/>
              <w:jc w:val="center"/>
            </w:pPr>
            <w:r w:rsidRPr="008F5F4F">
              <w:t>0.2820</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C2C6BA" w14:textId="423FE3BD" w:rsidR="284E1C24" w:rsidRDefault="284E1C24" w:rsidP="00E93230">
            <w:pPr>
              <w:spacing w:after="160" w:line="276" w:lineRule="auto"/>
              <w:jc w:val="center"/>
            </w:pPr>
            <w:r w:rsidRPr="008F5F4F">
              <w:t>Stabilitas menengah</w:t>
            </w:r>
          </w:p>
        </w:tc>
      </w:tr>
      <w:tr w:rsidR="00712F10" w14:paraId="0C8EFF3B" w14:textId="77777777" w:rsidTr="004B22D3">
        <w:trPr>
          <w:trHeight w:val="300"/>
          <w:jc w:val="center"/>
        </w:trPr>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EAC3DE" w14:textId="0AC1BA94" w:rsidR="284E1C24" w:rsidRDefault="284E1C24" w:rsidP="00E93230">
            <w:pPr>
              <w:spacing w:after="160" w:line="276" w:lineRule="auto"/>
              <w:jc w:val="center"/>
            </w:pPr>
            <w:r w:rsidRPr="008F5F4F">
              <w:lastRenderedPageBreak/>
              <w:t>10</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914637" w14:textId="327381EE" w:rsidR="284E1C24" w:rsidRDefault="284E1C24" w:rsidP="00E93230">
            <w:pPr>
              <w:spacing w:after="160" w:line="276" w:lineRule="auto"/>
              <w:jc w:val="center"/>
            </w:pPr>
            <w:r w:rsidRPr="008F5F4F">
              <w:t>Huber (Robust)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DB1772" w14:textId="42EE2575" w:rsidR="284E1C24" w:rsidRDefault="284E1C24" w:rsidP="00E93230">
            <w:pPr>
              <w:spacing w:after="160" w:line="276" w:lineRule="auto"/>
              <w:jc w:val="center"/>
            </w:pPr>
            <w:r w:rsidRPr="008F5F4F">
              <w:t>Stress Test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43E837" w14:textId="0360909D" w:rsidR="284E1C24" w:rsidRDefault="00D81C08" w:rsidP="00E93230">
            <w:pPr>
              <w:spacing w:after="160" w:line="276" w:lineRule="auto"/>
              <w:jc w:val="center"/>
            </w:pPr>
            <w:r w:rsidRPr="008F5F4F">
              <w:t>144.7073</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377E51" w14:textId="096A11FF" w:rsidR="284E1C24" w:rsidRDefault="003242AC" w:rsidP="00E93230">
            <w:pPr>
              <w:spacing w:after="160" w:line="276" w:lineRule="auto"/>
              <w:jc w:val="center"/>
            </w:pPr>
            <w:r w:rsidRPr="008F5F4F">
              <w:t>311.6241</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8861DF" w14:textId="5AC59019" w:rsidR="284E1C24" w:rsidRDefault="00C63D17" w:rsidP="00E93230">
            <w:pPr>
              <w:spacing w:after="160" w:line="276" w:lineRule="auto"/>
              <w:jc w:val="center"/>
            </w:pPr>
            <w:r w:rsidRPr="008F5F4F">
              <w:t>131.8638</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A9B8CC" w14:textId="00EADC30" w:rsidR="284E1C24" w:rsidRDefault="006A6264" w:rsidP="00E93230">
            <w:pPr>
              <w:spacing w:after="160" w:line="276" w:lineRule="auto"/>
              <w:jc w:val="center"/>
            </w:pPr>
            <w:r w:rsidRPr="008F5F4F">
              <w:t>0.2858</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4908BA" w14:textId="2C50D6EA" w:rsidR="284E1C24" w:rsidRDefault="284E1C24" w:rsidP="00E93230">
            <w:pPr>
              <w:spacing w:after="160" w:line="276" w:lineRule="auto"/>
              <w:jc w:val="center"/>
            </w:pPr>
            <w:r w:rsidRPr="008F5F4F">
              <w:t>Paling stabil terhadap outlier</w:t>
            </w:r>
          </w:p>
        </w:tc>
      </w:tr>
    </w:tbl>
    <w:p w14:paraId="6D33A518" w14:textId="0D966716" w:rsidR="00467ECB" w:rsidRPr="000C5BDB" w:rsidRDefault="00F3442B" w:rsidP="001416E0">
      <w:pPr>
        <w:spacing w:line="276" w:lineRule="auto"/>
      </w:pPr>
      <w:r w:rsidRPr="000C5BDB">
        <w:t xml:space="preserve">Setelah memperoleh hasil ini </w:t>
      </w:r>
      <w:r w:rsidR="000C5BDB" w:rsidRPr="000C5BDB">
        <w:t xml:space="preserve">kami </w:t>
      </w:r>
      <w:r w:rsidR="000C5BDB">
        <w:t>memfokukan</w:t>
      </w:r>
      <w:r w:rsidR="000C5BDB" w:rsidRPr="000C5BDB">
        <w:t xml:space="preserve"> pada perbandingan antara OLS sebagai baseline dan Huber Regressor sebagai model robust, karena keduanya mewakili dua pendekatan yang secara teoritis berbeda dalam menangani error dan outlier.</w:t>
      </w:r>
    </w:p>
    <w:p w14:paraId="63E87FFC" w14:textId="61BA02F2" w:rsidR="22596E21" w:rsidRPr="00CB154E" w:rsidRDefault="00467ECB" w:rsidP="001416E0">
      <w:pPr>
        <w:pStyle w:val="Heading2"/>
        <w:spacing w:line="276" w:lineRule="auto"/>
        <w:rPr>
          <w:lang w:val="da-DK"/>
        </w:rPr>
      </w:pPr>
      <w:bookmarkStart w:id="20" w:name="_Toc223114248"/>
      <w:r w:rsidRPr="00C2587A">
        <w:rPr>
          <w:lang w:val="da-DK"/>
        </w:rPr>
        <w:t xml:space="preserve">3.2 </w:t>
      </w:r>
      <w:r w:rsidR="22596E21" w:rsidRPr="00CB154E">
        <w:rPr>
          <w:lang w:val="da-DK"/>
        </w:rPr>
        <w:t>Perbandingan Baseline Regresi Linier  dengan Model  Regresi Linier   yang Terbaru</w:t>
      </w:r>
      <w:bookmarkEnd w:id="20"/>
    </w:p>
    <w:p w14:paraId="32065638" w14:textId="538FAAC3" w:rsidR="23076A03" w:rsidRPr="00FB43BB" w:rsidRDefault="23076A03" w:rsidP="001416E0">
      <w:pPr>
        <w:spacing w:line="276" w:lineRule="auto"/>
        <w:ind w:firstLine="720"/>
      </w:pPr>
      <w:r w:rsidRPr="23076A03">
        <w:t>Baseline yang digunakan adalah Ordinary Least Squares (OLS). Model ini meminimalkan error kuadrat tanpa mempertimbangkan regularisasi maupun outlier.</w:t>
      </w:r>
      <w:r w:rsidR="00C83FE6">
        <w:t xml:space="preserve"> </w:t>
      </w:r>
      <w:r w:rsidRPr="23076A03">
        <w:t>Ridge dan Lasso menambahkan penalti regularisasi untuk mengurangi overfitting dan meningkatkan generalisasi. ElasticNet menggabungkan kedua pendekatan tersebut.</w:t>
      </w:r>
      <w:r w:rsidR="00C83FE6">
        <w:t xml:space="preserve"> </w:t>
      </w:r>
      <w:r w:rsidRPr="23076A03">
        <w:t>Huber Regressor menggunakan loss function yang lebih tahan terhadap outlier. Ketika error kecil, ia berperilaku seperti OLS, tetapi ketika error besar (outlier), ia menjadi lebih linear sehingga tidak terlalu terpengaruh nilai ekstrem.</w:t>
      </w:r>
      <w:r w:rsidR="00C83FE6">
        <w:t xml:space="preserve"> </w:t>
      </w:r>
      <w:r w:rsidRPr="23076A03">
        <w:t>Pada kondisi normal, biasanya performa OLS dan model regularisasi tidak berbeda jauh jika data relatif bersih. Namun pada kondisi stress test, Huber cenderung mempertahankan nilai MAE, RMSE, dan MAPE yang lebih stabil dibanding OLS karena sifatnya yang robust terhadap outlier.</w:t>
      </w:r>
      <w:r w:rsidR="00C83FE6">
        <w:t xml:space="preserve"> </w:t>
      </w:r>
      <w:r w:rsidRPr="23076A03">
        <w:t>Interpretasi umum hasil:</w:t>
      </w:r>
      <w:r w:rsidR="00FB43BB">
        <w:t xml:space="preserve"> </w:t>
      </w:r>
      <w:r w:rsidRPr="23076A03">
        <w:t>Jika R2 turun drastis pada OLS saat stress test, tetapi Huber tetap stabil, maka dapat disimpulkan bahwa model robust lebih cocok untuk data dengan potensi outlier.</w:t>
      </w:r>
    </w:p>
    <w:p w14:paraId="4A50A17A" w14:textId="1E6E52E4" w:rsidR="22596E21" w:rsidRPr="00CA2D72" w:rsidRDefault="22596E21" w:rsidP="001416E0">
      <w:pPr>
        <w:pStyle w:val="ListParagraph"/>
        <w:numPr>
          <w:ilvl w:val="1"/>
          <w:numId w:val="11"/>
        </w:numPr>
        <w:spacing w:line="276" w:lineRule="auto"/>
        <w:rPr>
          <w:rFonts w:eastAsia="Times New Roman" w:cs="Times New Roman"/>
          <w:b/>
          <w:bCs/>
          <w:color w:val="0F1115"/>
          <w:szCs w:val="24"/>
        </w:rPr>
      </w:pPr>
      <w:r w:rsidRPr="00CA2D72">
        <w:rPr>
          <w:rFonts w:eastAsia="Times New Roman" w:cs="Times New Roman"/>
          <w:b/>
          <w:bCs/>
        </w:rPr>
        <w:t>Hasil Evaluasi</w:t>
      </w:r>
    </w:p>
    <w:p w14:paraId="2B055883" w14:textId="010EDF1F" w:rsidR="00BC2D36" w:rsidRPr="00BC2D36" w:rsidRDefault="00BC2D36" w:rsidP="00BC2D36">
      <w:pPr>
        <w:spacing w:line="276" w:lineRule="auto"/>
        <w:rPr>
          <w:lang w:val="en-ID"/>
        </w:rPr>
      </w:pPr>
      <w:r w:rsidRPr="00BC2D36">
        <w:rPr>
          <w:lang w:val="en-ID"/>
        </w:rPr>
        <w:t>Dalam regresi</w:t>
      </w:r>
      <w:r>
        <w:rPr>
          <w:lang w:val="en-ID"/>
        </w:rPr>
        <w:t xml:space="preserve"> nilai </w:t>
      </w:r>
      <w:r w:rsidRPr="00BC2D36">
        <w:rPr>
          <w:lang w:val="en-ID"/>
        </w:rPr>
        <w:t>MAE, RMSE, dan MAPE semakin kecil semakin baik</w:t>
      </w:r>
      <w:r>
        <w:rPr>
          <w:lang w:val="en-ID"/>
        </w:rPr>
        <w:t xml:space="preserve"> sedangkan </w:t>
      </w:r>
      <w:r w:rsidRPr="00BC2D36">
        <w:rPr>
          <w:lang w:val="en-ID"/>
        </w:rPr>
        <w:t>R² semakin besar semakin baik</w:t>
      </w:r>
      <w:r>
        <w:rPr>
          <w:lang w:val="en-ID"/>
        </w:rPr>
        <w:t xml:space="preserve"> </w:t>
      </w:r>
      <w:r w:rsidRPr="00BC2D36">
        <w:rPr>
          <w:lang w:val="en-ID"/>
        </w:rPr>
        <w:t xml:space="preserve">Pada kondisi normal (tanpa injeksi outlier), OLS, Ridge, dan Lasso menunjukkan performa hampir identik dengan R² sekitar 0.4073. </w:t>
      </w:r>
      <w:r w:rsidRPr="00BC2D36">
        <w:rPr>
          <w:lang w:val="da-DK"/>
        </w:rPr>
        <w:t>Artinya model hanya mampu menjelaskan sekitar 40% variasi data, yang tergolong sedang. ElasticNet sedikit lebih rendah, sedangkan Huber memiliki R² lebih kecil (~0.2659). Hal ini menunjukkan bahwa ketika data relatif bersih, model linier klasik dan regularisasi bekerja hampir sama dan tidak terdapat overfitting yang signifikan.</w:t>
      </w:r>
    </w:p>
    <w:p w14:paraId="182252AD" w14:textId="21A52E3A" w:rsidR="5468F0CE" w:rsidRPr="00BC2D36" w:rsidRDefault="00BC2D36" w:rsidP="00BC2D36">
      <w:pPr>
        <w:spacing w:line="276" w:lineRule="auto"/>
        <w:ind w:firstLine="720"/>
        <w:rPr>
          <w:lang w:val="en-ID"/>
        </w:rPr>
      </w:pPr>
      <w:r w:rsidRPr="00BC2D36">
        <w:rPr>
          <w:lang w:val="en-ID"/>
        </w:rPr>
        <w:t>Namun pada kondisi stress test (injeksi 5% outlier), terjadi perubahan yang signifikan. Nilai R² OLS turun dari sekitar 0.40 menjadi sekitar 0.25. Penurunan ini terjadi karena OLS meminimalkan kuadrat error; ketika terdapat outlier, error besar akan dikuadratkan dan mendominasi proses pelatihan model. Ridge dan Lasso mengalami penurunan serupa karena regularisasi tidak dirancang untuk mengatasi outlier.</w:t>
      </w:r>
      <w:r>
        <w:rPr>
          <w:lang w:val="en-ID"/>
        </w:rPr>
        <w:t xml:space="preserve"> </w:t>
      </w:r>
      <w:r w:rsidRPr="00BC2D36">
        <w:rPr>
          <w:lang w:val="da-DK"/>
        </w:rPr>
        <w:t>Sebaliknya, Huber menunjukkan performa yang lebih stabil. Nilai R² tetap relatif lebih tinggi dibanding OLS pada kondisi stress test (sekitar 0.2858), dan nilai MAE serta MAPE meningkat jauh lebih kecil dibanding model lain. Secara kuantitatif, MAPE OLS melonjak hingga lebih dari 300%, sedangkan Huber bertahan di sekitar 131%. Hal ini membuktikan bahwa pendekatan robust lebih efektif dalam menghadapi data dengan nilai ekstrem.</w:t>
      </w:r>
    </w:p>
    <w:p w14:paraId="46339440" w14:textId="77777777" w:rsidR="009D04A1" w:rsidRDefault="009D04A1" w:rsidP="001416E0">
      <w:pPr>
        <w:pStyle w:val="Heading1"/>
        <w:spacing w:before="0" w:after="0" w:line="276" w:lineRule="auto"/>
        <w:rPr>
          <w:lang w:val="en-ID"/>
        </w:rPr>
      </w:pPr>
    </w:p>
    <w:p w14:paraId="491C27BE" w14:textId="7C8E128B" w:rsidR="00D728EE" w:rsidRPr="00BB6B00" w:rsidRDefault="00992D60" w:rsidP="00D728EE">
      <w:pPr>
        <w:rPr>
          <w:lang w:val="en-ID"/>
        </w:rPr>
      </w:pPr>
      <w:r>
        <w:rPr>
          <w:lang w:val="en-ID"/>
        </w:rPr>
        <w:br w:type="page"/>
      </w:r>
    </w:p>
    <w:p w14:paraId="7032F416" w14:textId="77777777" w:rsidR="000B2C0E" w:rsidRDefault="000B2C0E" w:rsidP="001416E0">
      <w:pPr>
        <w:pStyle w:val="Heading1"/>
        <w:spacing w:before="0" w:after="0" w:line="276" w:lineRule="auto"/>
        <w:rPr>
          <w:lang w:val="en-ID"/>
        </w:rPr>
      </w:pPr>
      <w:bookmarkStart w:id="21" w:name="_Toc223106576"/>
      <w:bookmarkStart w:id="22" w:name="_Toc223112944"/>
      <w:bookmarkStart w:id="23" w:name="_Toc223114249"/>
    </w:p>
    <w:p w14:paraId="18A00584" w14:textId="4C839D36" w:rsidR="00E472FA" w:rsidRPr="00C2587A" w:rsidRDefault="00E472FA" w:rsidP="001416E0">
      <w:pPr>
        <w:pStyle w:val="Heading1"/>
        <w:spacing w:before="0" w:after="0" w:line="276" w:lineRule="auto"/>
        <w:rPr>
          <w:lang w:val="en-ID"/>
        </w:rPr>
      </w:pPr>
      <w:r w:rsidRPr="00C2587A">
        <w:rPr>
          <w:lang w:val="en-ID"/>
        </w:rPr>
        <w:t>BAB I</w:t>
      </w:r>
      <w:r w:rsidRPr="00C2587A">
        <w:rPr>
          <w:lang w:val="en-ID"/>
        </w:rPr>
        <w:t>V</w:t>
      </w:r>
      <w:bookmarkEnd w:id="21"/>
      <w:bookmarkEnd w:id="22"/>
      <w:bookmarkEnd w:id="23"/>
    </w:p>
    <w:p w14:paraId="4E005113" w14:textId="24AEC698" w:rsidR="00E472FA" w:rsidRPr="00C2587A" w:rsidRDefault="00CA2D72" w:rsidP="001416E0">
      <w:pPr>
        <w:pStyle w:val="Heading1"/>
        <w:spacing w:before="0" w:after="0" w:line="276" w:lineRule="auto"/>
        <w:rPr>
          <w:rFonts w:eastAsiaTheme="minorHAnsi"/>
          <w:lang w:val="en-ID"/>
        </w:rPr>
      </w:pPr>
      <w:bookmarkStart w:id="24" w:name="_Toc223114250"/>
      <w:r w:rsidRPr="00C2587A">
        <w:rPr>
          <w:lang w:val="en-ID"/>
        </w:rPr>
        <w:t>STRESS TEST</w:t>
      </w:r>
      <w:bookmarkEnd w:id="24"/>
    </w:p>
    <w:p w14:paraId="24FF5F0E" w14:textId="19725526" w:rsidR="00BA61CC" w:rsidRPr="00CA2D72" w:rsidRDefault="00CB154E" w:rsidP="001416E0">
      <w:pPr>
        <w:pStyle w:val="Heading2"/>
        <w:spacing w:line="276" w:lineRule="auto"/>
        <w:rPr>
          <w:lang w:val="en-US"/>
        </w:rPr>
      </w:pPr>
      <w:bookmarkStart w:id="25" w:name="_Toc223114251"/>
      <w:r w:rsidRPr="00C2587A">
        <w:rPr>
          <w:lang w:val="en-US"/>
        </w:rPr>
        <w:t xml:space="preserve">4.1 </w:t>
      </w:r>
      <w:r w:rsidR="22596E21" w:rsidRPr="00CA2D72">
        <w:rPr>
          <w:lang w:val="en-US"/>
        </w:rPr>
        <w:t>Stress Test</w:t>
      </w:r>
      <w:bookmarkEnd w:id="25"/>
    </w:p>
    <w:p w14:paraId="514F4BF7" w14:textId="77777777" w:rsidR="00B4114D" w:rsidRDefault="00B4114D" w:rsidP="001416E0">
      <w:pPr>
        <w:spacing w:line="276" w:lineRule="auto"/>
        <w:ind w:firstLine="720"/>
        <w:rPr>
          <w:rFonts w:eastAsia="Times New Roman" w:cs="Times New Roman"/>
          <w:kern w:val="0"/>
          <w:szCs w:val="24"/>
          <w14:ligatures w14:val="none"/>
        </w:rPr>
      </w:pPr>
      <w:r w:rsidRPr="00B4114D">
        <w:rPr>
          <w:rFonts w:eastAsia="Times New Roman" w:cs="Times New Roman"/>
          <w:kern w:val="0"/>
          <w:szCs w:val="24"/>
          <w14:ligatures w14:val="none"/>
        </w:rPr>
        <w:t xml:space="preserve">Mekanisme </w:t>
      </w:r>
      <w:r w:rsidRPr="00B4114D">
        <w:rPr>
          <w:rFonts w:eastAsia="Times New Roman" w:cs="Times New Roman"/>
          <w:i/>
          <w:iCs/>
          <w:kern w:val="0"/>
          <w:szCs w:val="24"/>
          <w14:ligatures w14:val="none"/>
        </w:rPr>
        <w:t>stress test</w:t>
      </w:r>
      <w:r w:rsidRPr="00B4114D">
        <w:rPr>
          <w:rFonts w:eastAsia="Times New Roman" w:cs="Times New Roman"/>
          <w:kern w:val="0"/>
          <w:szCs w:val="24"/>
          <w14:ligatures w14:val="none"/>
        </w:rPr>
        <w:t xml:space="preserve"> dilakukan untuk mengevaluasi ketahanan (</w:t>
      </w:r>
      <w:r w:rsidRPr="00B4114D">
        <w:rPr>
          <w:rFonts w:eastAsia="Times New Roman" w:cs="Times New Roman"/>
          <w:i/>
          <w:iCs/>
          <w:kern w:val="0"/>
          <w:szCs w:val="24"/>
          <w14:ligatures w14:val="none"/>
        </w:rPr>
        <w:t>robustness</w:t>
      </w:r>
      <w:r w:rsidRPr="00B4114D">
        <w:rPr>
          <w:rFonts w:eastAsia="Times New Roman" w:cs="Times New Roman"/>
          <w:kern w:val="0"/>
          <w:szCs w:val="24"/>
          <w14:ligatures w14:val="none"/>
        </w:rPr>
        <w:t>) berbagai model regresi terhadap anomali data yang ekstrem. Proses ini dimulai dengan menyalin dataset asli dan mengidentifikasi 5% sampel dari total data secara acak menggunakan fungsi sampling probabilitas. Pada sampel yang terpilih tersebut, nilai target waktu eksekusi GPU dimanipulasi dengan mengalikannya dengan faktor sepuluh guna menciptakan pencilan (</w:t>
      </w:r>
      <w:r w:rsidRPr="00B4114D">
        <w:rPr>
          <w:rFonts w:eastAsia="Times New Roman" w:cs="Times New Roman"/>
          <w:i/>
          <w:iCs/>
          <w:kern w:val="0"/>
          <w:szCs w:val="24"/>
          <w14:ligatures w14:val="none"/>
        </w:rPr>
        <w:t>outliers</w:t>
      </w:r>
      <w:r w:rsidRPr="00B4114D">
        <w:rPr>
          <w:rFonts w:eastAsia="Times New Roman" w:cs="Times New Roman"/>
          <w:kern w:val="0"/>
          <w:szCs w:val="24"/>
          <w14:ligatures w14:val="none"/>
        </w:rPr>
        <w:t>) buatan yang signifikan.</w:t>
      </w:r>
    </w:p>
    <w:p w14:paraId="2AAEFCFC" w14:textId="77777777" w:rsidR="00C46CDA" w:rsidRDefault="00F1405A" w:rsidP="00C46CDA">
      <w:pPr>
        <w:keepNext/>
        <w:spacing w:line="276" w:lineRule="auto"/>
        <w:ind w:firstLine="720"/>
        <w:jc w:val="center"/>
      </w:pPr>
      <w:r>
        <w:rPr>
          <w:noProof/>
        </w:rPr>
        <w:drawing>
          <wp:inline distT="0" distB="0" distL="0" distR="0" wp14:anchorId="3B13DCDF" wp14:editId="6BBBC8B8">
            <wp:extent cx="3609975" cy="2326903"/>
            <wp:effectExtent l="0" t="0" r="0" b="0"/>
            <wp:docPr id="134470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5443" cy="2330427"/>
                    </a:xfrm>
                    <a:prstGeom prst="rect">
                      <a:avLst/>
                    </a:prstGeom>
                    <a:noFill/>
                    <a:ln>
                      <a:noFill/>
                    </a:ln>
                  </pic:spPr>
                </pic:pic>
              </a:graphicData>
            </a:graphic>
          </wp:inline>
        </w:drawing>
      </w:r>
    </w:p>
    <w:p w14:paraId="68352532" w14:textId="22AFD0AD" w:rsidR="00B4114D" w:rsidRPr="007D69C1" w:rsidRDefault="00C46CDA" w:rsidP="007D69C1">
      <w:pPr>
        <w:pStyle w:val="Caption"/>
        <w:spacing w:after="0"/>
        <w:jc w:val="center"/>
        <w:rPr>
          <w:rFonts w:eastAsia="Times New Roman" w:cs="Times New Roman"/>
          <w:color w:val="auto"/>
          <w:kern w:val="0"/>
          <w:szCs w:val="24"/>
          <w14:ligatures w14:val="none"/>
        </w:rPr>
      </w:pPr>
      <w:r w:rsidRPr="007D69C1">
        <w:rPr>
          <w:color w:val="auto"/>
        </w:rPr>
        <w:t xml:space="preserve">Gambar </w:t>
      </w:r>
      <w:r w:rsidR="007D69C1" w:rsidRPr="007D69C1">
        <w:rPr>
          <w:color w:val="auto"/>
        </w:rPr>
        <w:t>4</w:t>
      </w:r>
      <w:r w:rsidRPr="007D69C1">
        <w:rPr>
          <w:color w:val="auto"/>
        </w:rPr>
        <w:t xml:space="preserve">. </w:t>
      </w:r>
      <w:r w:rsidR="007D69C1" w:rsidRPr="007D69C1">
        <w:rPr>
          <w:color w:val="auto"/>
        </w:rPr>
        <w:t>1 Perbandingan MAPE</w:t>
      </w:r>
    </w:p>
    <w:p w14:paraId="61A4149C" w14:textId="0FBC993C" w:rsidR="00B4114D" w:rsidRPr="00B4114D" w:rsidRDefault="00B4114D" w:rsidP="001416E0">
      <w:pPr>
        <w:spacing w:line="276" w:lineRule="auto"/>
        <w:ind w:firstLine="720"/>
        <w:rPr>
          <w:rFonts w:eastAsia="Times New Roman" w:cs="Times New Roman"/>
          <w:kern w:val="0"/>
          <w:szCs w:val="24"/>
          <w14:ligatures w14:val="none"/>
        </w:rPr>
      </w:pPr>
      <w:r w:rsidRPr="00B4114D">
        <w:rPr>
          <w:rFonts w:eastAsia="Times New Roman" w:cs="Times New Roman"/>
          <w:kern w:val="0"/>
          <w:szCs w:val="24"/>
          <w14:ligatures w14:val="none"/>
        </w:rPr>
        <w:t xml:space="preserve">Tujuan dari tahapan ini adalah untuk mensimulasikan kegagalan sensor atau kesalahan pencatatan data yang sering terjadi di dunia nyata, serta untuk membandingkan performa antara metode regresi standar seperti </w:t>
      </w:r>
      <w:r w:rsidRPr="00B4114D">
        <w:rPr>
          <w:rFonts w:eastAsia="Times New Roman" w:cs="Times New Roman"/>
          <w:i/>
          <w:iCs/>
          <w:kern w:val="0"/>
          <w:szCs w:val="24"/>
          <w14:ligatures w14:val="none"/>
        </w:rPr>
        <w:t>Ordinary Least Squares</w:t>
      </w:r>
      <w:r w:rsidRPr="00B4114D">
        <w:rPr>
          <w:rFonts w:eastAsia="Times New Roman" w:cs="Times New Roman"/>
          <w:kern w:val="0"/>
          <w:szCs w:val="24"/>
          <w14:ligatures w14:val="none"/>
        </w:rPr>
        <w:t xml:space="preserve"> (OLS) dengan metode regresi tangguh seperti </w:t>
      </w:r>
      <w:r w:rsidRPr="00B4114D">
        <w:rPr>
          <w:rFonts w:eastAsia="Times New Roman" w:cs="Times New Roman"/>
          <w:i/>
          <w:iCs/>
          <w:kern w:val="0"/>
          <w:szCs w:val="24"/>
          <w14:ligatures w14:val="none"/>
        </w:rPr>
        <w:t>Huber Regressor</w:t>
      </w:r>
      <w:r w:rsidRPr="00B4114D">
        <w:rPr>
          <w:rFonts w:eastAsia="Times New Roman" w:cs="Times New Roman"/>
          <w:kern w:val="0"/>
          <w:szCs w:val="24"/>
          <w14:ligatures w14:val="none"/>
        </w:rPr>
        <w:t>. Melalui pengujian ini, efektivitas model dalam mempertahankan akurasi prediksi di bawah tekanan data yang terkontaminasi dapat diukur dan divalidasi secara objektif.</w:t>
      </w:r>
    </w:p>
    <w:p w14:paraId="0AF4F4D4" w14:textId="77777777" w:rsidR="001969EE" w:rsidRDefault="001969EE" w:rsidP="001416E0">
      <w:pPr>
        <w:spacing w:before="240" w:after="240" w:line="276" w:lineRule="auto"/>
      </w:pPr>
    </w:p>
    <w:p w14:paraId="111C1022" w14:textId="77777777" w:rsidR="001969EE" w:rsidRDefault="001969EE" w:rsidP="001416E0">
      <w:pPr>
        <w:spacing w:before="240" w:after="240" w:line="276" w:lineRule="auto"/>
      </w:pPr>
    </w:p>
    <w:p w14:paraId="50D0070B" w14:textId="77777777" w:rsidR="001969EE" w:rsidRDefault="001969EE" w:rsidP="001416E0">
      <w:pPr>
        <w:spacing w:before="240" w:after="240" w:line="276" w:lineRule="auto"/>
      </w:pPr>
    </w:p>
    <w:p w14:paraId="24337A35" w14:textId="77777777" w:rsidR="00E93230" w:rsidRDefault="00E93230" w:rsidP="001416E0">
      <w:pPr>
        <w:spacing w:before="240" w:after="240" w:line="276" w:lineRule="auto"/>
      </w:pPr>
    </w:p>
    <w:p w14:paraId="3D32A685" w14:textId="77777777" w:rsidR="00E93230" w:rsidRDefault="00E93230" w:rsidP="001416E0">
      <w:pPr>
        <w:spacing w:before="240" w:after="240" w:line="276" w:lineRule="auto"/>
      </w:pPr>
    </w:p>
    <w:p w14:paraId="4EF55654" w14:textId="77777777" w:rsidR="00DD260C" w:rsidRDefault="00DD260C" w:rsidP="00DD260C">
      <w:pPr>
        <w:pStyle w:val="Heading1"/>
        <w:spacing w:line="276" w:lineRule="auto"/>
        <w:rPr>
          <w:lang w:val="en-ID"/>
        </w:rPr>
      </w:pPr>
      <w:bookmarkStart w:id="26" w:name="_Toc223114252"/>
    </w:p>
    <w:p w14:paraId="4A33745F" w14:textId="77777777" w:rsidR="005402A9" w:rsidRPr="00945122" w:rsidRDefault="00DD260C" w:rsidP="00DD260C">
      <w:pPr>
        <w:pStyle w:val="Heading1"/>
        <w:spacing w:line="276" w:lineRule="auto"/>
        <w:rPr>
          <w:lang w:val="da-DK"/>
        </w:rPr>
      </w:pPr>
      <w:r w:rsidRPr="00945122">
        <w:rPr>
          <w:lang w:val="da-DK"/>
        </w:rPr>
        <w:t>DAFTAR PUSTAKA</w:t>
      </w:r>
      <w:bookmarkEnd w:id="26"/>
    </w:p>
    <w:sdt>
      <w:sdtPr>
        <w:rPr>
          <w:rFonts w:eastAsiaTheme="minorEastAsia"/>
        </w:rPr>
        <w:id w:val="223961763"/>
        <w:docPartObj>
          <w:docPartGallery w:val="Bibliographies"/>
          <w:docPartUnique/>
        </w:docPartObj>
      </w:sdtPr>
      <w:sdtContent>
        <w:p w14:paraId="3CC8EBD5" w14:textId="2CF1AFE3" w:rsidR="008E25F2" w:rsidRPr="00C20406" w:rsidRDefault="008E25F2" w:rsidP="00C20406">
          <w:pPr>
            <w:rPr>
              <w:rPrChange w:id="27" w:author="nata ace" w:date="2026-02-27T21:01:00Z" w16du:dateUtc="2026-02-27T13:01:00Z">
                <w:rPr>
                  <w:lang w:val="en-ID"/>
                </w:rPr>
              </w:rPrChange>
            </w:rPr>
            <w:pPrChange w:id="28" w:author="nata ace" w:date="2026-02-27T21:01:00Z" w16du:dateUtc="2026-02-27T13:01:00Z">
              <w:pPr>
                <w:pStyle w:val="Heading1"/>
                <w:spacing w:line="276" w:lineRule="auto"/>
              </w:pPr>
            </w:pPrChange>
          </w:pPr>
        </w:p>
        <w:sdt>
          <w:sdtPr>
            <w:id w:val="-573587230"/>
            <w:bibliography/>
          </w:sdtPr>
          <w:sdtContent>
            <w:p w14:paraId="4F338691" w14:textId="77777777" w:rsidR="00934EE2" w:rsidRDefault="008E25F2">
              <w:pPr>
                <w:pStyle w:val="Bibliography"/>
                <w:rPr>
                  <w:noProof/>
                  <w:kern w:val="0"/>
                  <w:szCs w:val="24"/>
                  <w14:ligatures w14:val="none"/>
                </w:rPr>
              </w:pPr>
              <w:r>
                <w:fldChar w:fldCharType="begin"/>
              </w:r>
              <w:r w:rsidRPr="00B11630">
                <w:instrText xml:space="preserve"> BIBLIOGRAPHY </w:instrText>
              </w:r>
              <w:r>
                <w:fldChar w:fldCharType="separate"/>
              </w:r>
              <w:r w:rsidR="00934EE2">
                <w:rPr>
                  <w:noProof/>
                </w:rPr>
                <w:t xml:space="preserve">DQLab, 2025. </w:t>
              </w:r>
              <w:r w:rsidR="00934EE2">
                <w:rPr>
                  <w:i/>
                  <w:iCs/>
                  <w:noProof/>
                </w:rPr>
                <w:t xml:space="preserve">Mengapa Data Preprocessing Penting dalam Machine Learnin. </w:t>
              </w:r>
              <w:r w:rsidR="00934EE2">
                <w:rPr>
                  <w:noProof/>
                </w:rPr>
                <w:t xml:space="preserve">[Online] </w:t>
              </w:r>
              <w:r w:rsidR="00934EE2">
                <w:rPr>
                  <w:noProof/>
                </w:rPr>
                <w:br/>
                <w:t xml:space="preserve">Available at: </w:t>
              </w:r>
              <w:r w:rsidR="00934EE2">
                <w:rPr>
                  <w:noProof/>
                  <w:u w:val="single"/>
                </w:rPr>
                <w:t>https://dqlab.id/mengapa-data-preprocessing-penting-dalam-machine-learning</w:t>
              </w:r>
              <w:r w:rsidR="00934EE2">
                <w:rPr>
                  <w:noProof/>
                </w:rPr>
                <w:br/>
                <w:t>[Accessed 27 February 2026].</w:t>
              </w:r>
            </w:p>
            <w:p w14:paraId="06BE503B" w14:textId="77777777" w:rsidR="00934EE2" w:rsidRDefault="00934EE2">
              <w:pPr>
                <w:pStyle w:val="Bibliography"/>
                <w:rPr>
                  <w:noProof/>
                </w:rPr>
              </w:pPr>
              <w:r>
                <w:rPr>
                  <w:noProof/>
                </w:rPr>
                <w:t xml:space="preserve">GeeksforGeeks, 2026. </w:t>
              </w:r>
              <w:r>
                <w:rPr>
                  <w:i/>
                  <w:iCs/>
                  <w:noProof/>
                </w:rPr>
                <w:t xml:space="preserve">Data Processing in Machine learning. </w:t>
              </w:r>
              <w:r>
                <w:rPr>
                  <w:noProof/>
                </w:rPr>
                <w:t xml:space="preserve">[Online] </w:t>
              </w:r>
              <w:r>
                <w:rPr>
                  <w:noProof/>
                </w:rPr>
                <w:br/>
                <w:t xml:space="preserve">Available at: </w:t>
              </w:r>
              <w:r>
                <w:rPr>
                  <w:noProof/>
                  <w:u w:val="single"/>
                </w:rPr>
                <w:t>https://www.geeksforgeeks.org/machine-learning/ml-understanding-data-processing/</w:t>
              </w:r>
              <w:r>
                <w:rPr>
                  <w:noProof/>
                </w:rPr>
                <w:br/>
                <w:t>[Accessed 27 February 2026].</w:t>
              </w:r>
            </w:p>
            <w:p w14:paraId="4E189BF5" w14:textId="77777777" w:rsidR="00934EE2" w:rsidRDefault="00934EE2">
              <w:pPr>
                <w:pStyle w:val="Bibliography"/>
                <w:rPr>
                  <w:noProof/>
                </w:rPr>
              </w:pPr>
              <w:r>
                <w:rPr>
                  <w:noProof/>
                </w:rPr>
                <w:t xml:space="preserve">Ismail, M. I. &amp; Rasheed, H. A., 2021. Robust Regression Methods / a Comparison Study. </w:t>
              </w:r>
              <w:r>
                <w:rPr>
                  <w:i/>
                  <w:iCs/>
                  <w:noProof/>
                </w:rPr>
                <w:t>Turkish Journal of Computer and Mathematics Education.</w:t>
              </w:r>
            </w:p>
            <w:p w14:paraId="7AC1C208" w14:textId="51DF2902" w:rsidR="008E25F2" w:rsidRDefault="008E25F2" w:rsidP="008E25F2">
              <w:r>
                <w:rPr>
                  <w:b/>
                  <w:bCs/>
                  <w:noProof/>
                </w:rPr>
                <w:fldChar w:fldCharType="end"/>
              </w:r>
            </w:p>
          </w:sdtContent>
        </w:sdt>
      </w:sdtContent>
    </w:sdt>
    <w:p w14:paraId="030C23EC" w14:textId="68DDC764" w:rsidR="001910E4" w:rsidRDefault="001910E4" w:rsidP="001910E4"/>
    <w:p w14:paraId="217AAAF9" w14:textId="77777777" w:rsidR="001910E4" w:rsidRPr="001910E4" w:rsidRDefault="001910E4" w:rsidP="001910E4">
      <w:pPr>
        <w:spacing w:line="276" w:lineRule="auto"/>
        <w:rPr>
          <w:rFonts w:eastAsia="Times New Roman" w:cs="Times New Roman"/>
          <w:b/>
          <w:bCs/>
        </w:rPr>
      </w:pPr>
    </w:p>
    <w:sectPr w:rsidR="001910E4" w:rsidRPr="001910E4" w:rsidSect="00DD260C">
      <w:headerReference w:type="default" r:id="rId10"/>
      <w:footerReference w:type="default" r:id="rId11"/>
      <w:headerReference w:type="first" r:id="rId12"/>
      <w:footerReference w:type="first" r:id="rId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E232C" w14:textId="77777777" w:rsidR="00934EE2" w:rsidRDefault="00934EE2" w:rsidP="006D7F6A">
      <w:pPr>
        <w:spacing w:line="240" w:lineRule="auto"/>
      </w:pPr>
      <w:r>
        <w:separator/>
      </w:r>
    </w:p>
  </w:endnote>
  <w:endnote w:type="continuationSeparator" w:id="0">
    <w:p w14:paraId="3AFA4202" w14:textId="77777777" w:rsidR="00934EE2" w:rsidRDefault="00934EE2" w:rsidP="006D7F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5"/>
      <w:gridCol w:w="2645"/>
    </w:tblGrid>
    <w:tr w:rsidR="00A03930" w14:paraId="72511397" w14:textId="77777777" w:rsidTr="701EAE6D">
      <w:trPr>
        <w:trHeight w:val="300"/>
      </w:trPr>
      <w:tc>
        <w:tcPr>
          <w:tcW w:w="2645" w:type="dxa"/>
        </w:tcPr>
        <w:p w14:paraId="496627F2" w14:textId="77777777" w:rsidR="00CE4952" w:rsidRDefault="00CE4952" w:rsidP="701EAE6D">
          <w:pPr>
            <w:pStyle w:val="Header"/>
            <w:ind w:left="-115"/>
            <w:jc w:val="left"/>
          </w:pPr>
        </w:p>
        <w:p w14:paraId="11962DC2" w14:textId="77777777" w:rsidR="00CE4952" w:rsidRDefault="00CE4952" w:rsidP="701EAE6D">
          <w:pPr>
            <w:pStyle w:val="Header"/>
            <w:ind w:left="-115"/>
            <w:jc w:val="left"/>
          </w:pPr>
        </w:p>
        <w:p w14:paraId="14CE04E5" w14:textId="77777777" w:rsidR="701EAE6D" w:rsidRDefault="701EAE6D" w:rsidP="701EAE6D">
          <w:pPr>
            <w:pStyle w:val="Header"/>
            <w:ind w:left="-115"/>
            <w:jc w:val="left"/>
          </w:pPr>
        </w:p>
      </w:tc>
      <w:tc>
        <w:tcPr>
          <w:tcW w:w="2645" w:type="dxa"/>
        </w:tcPr>
        <w:p w14:paraId="7CA68636" w14:textId="02CD2DC1" w:rsidR="701EAE6D" w:rsidRDefault="701EAE6D" w:rsidP="701EAE6D">
          <w:pPr>
            <w:pStyle w:val="Header"/>
            <w:jc w:val="center"/>
          </w:pPr>
        </w:p>
      </w:tc>
      <w:tc>
        <w:tcPr>
          <w:tcW w:w="2645" w:type="dxa"/>
        </w:tcPr>
        <w:p w14:paraId="6B66A0C6" w14:textId="15429750" w:rsidR="701EAE6D" w:rsidRDefault="701EAE6D" w:rsidP="701EAE6D">
          <w:pPr>
            <w:pStyle w:val="Header"/>
            <w:ind w:right="-115"/>
            <w:jc w:val="right"/>
          </w:pPr>
        </w:p>
      </w:tc>
    </w:tr>
  </w:tbl>
  <w:p w14:paraId="2254E234" w14:textId="0EE07024" w:rsidR="00627195" w:rsidRDefault="006271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1721D" w14:textId="14CE294B" w:rsidR="00515214" w:rsidRDefault="005152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0ECF3" w14:textId="77777777" w:rsidR="00934EE2" w:rsidRDefault="00934EE2" w:rsidP="006D7F6A">
      <w:pPr>
        <w:spacing w:line="240" w:lineRule="auto"/>
      </w:pPr>
      <w:r>
        <w:separator/>
      </w:r>
    </w:p>
  </w:footnote>
  <w:footnote w:type="continuationSeparator" w:id="0">
    <w:p w14:paraId="03A1BB92" w14:textId="77777777" w:rsidR="00934EE2" w:rsidRDefault="00934EE2" w:rsidP="006D7F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C97C" w14:textId="26DAC96F" w:rsidR="006D7F6A" w:rsidRPr="00D33F7B" w:rsidRDefault="00D33F7B">
    <w:pPr>
      <w:pStyle w:val="Header"/>
      <w:rPr>
        <w:lang w:val="fi-FI"/>
      </w:rPr>
    </w:pPr>
    <w:r w:rsidRPr="00D33F7B">
      <w:rPr>
        <w:lang w:val="fi-FI"/>
      </w:rPr>
      <w:t>Laporan ini bertujuan untuk menyelesaikan t</w:t>
    </w:r>
    <w:r>
      <w:rPr>
        <w:lang w:val="fi-FI"/>
      </w:rPr>
      <w:t xml:space="preserve">ugas mata kuliah machine learning 1 yang ditulisakan oleh : </w:t>
    </w:r>
    <w:r w:rsidR="0040329C">
      <w:rPr>
        <w:lang w:val="fi-FI"/>
      </w:rPr>
      <w:t>Aliya Raffa Naura Ayu (2310817120014), Natalie Grace Katiandagho (</w:t>
    </w:r>
    <w:r w:rsidR="00C14473" w:rsidRPr="00C14473">
      <w:rPr>
        <w:lang w:val="fi-FI"/>
      </w:rPr>
      <w:t>2310817120003</w:t>
    </w:r>
    <w:r w:rsidR="001D6FC6">
      <w:rPr>
        <w:lang w:val="fi-FI"/>
      </w:rPr>
      <w:t xml:space="preserve">), Naila </w:t>
    </w:r>
    <w:r w:rsidR="701EAE6D" w:rsidRPr="701EAE6D">
      <w:rPr>
        <w:lang w:val="fi-FI"/>
      </w:rPr>
      <w:t>Hanifah</w:t>
    </w:r>
    <w:r w:rsidR="34F9BCAE" w:rsidRPr="34F9BCAE">
      <w:rPr>
        <w:lang w:val="fi-FI"/>
      </w:rPr>
      <w:t xml:space="preserve"> (</w:t>
    </w:r>
    <w:r w:rsidR="6A1C59FE" w:rsidRPr="6A1C59FE">
      <w:rPr>
        <w:lang w:val="fi-FI"/>
      </w:rPr>
      <w:t>2310817220016)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FF12C" w14:textId="071A3E21" w:rsidR="00515214" w:rsidRDefault="005152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8E8"/>
    <w:multiLevelType w:val="multilevel"/>
    <w:tmpl w:val="D7A20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05227"/>
    <w:multiLevelType w:val="hybridMultilevel"/>
    <w:tmpl w:val="FFFFFFFF"/>
    <w:lvl w:ilvl="0" w:tplc="B480041E">
      <w:start w:val="1"/>
      <w:numFmt w:val="bullet"/>
      <w:lvlText w:val=""/>
      <w:lvlJc w:val="left"/>
      <w:pPr>
        <w:ind w:left="1080" w:hanging="360"/>
      </w:pPr>
      <w:rPr>
        <w:rFonts w:ascii="Symbol" w:hAnsi="Symbol" w:hint="default"/>
      </w:rPr>
    </w:lvl>
    <w:lvl w:ilvl="1" w:tplc="4C2A6F04">
      <w:start w:val="1"/>
      <w:numFmt w:val="bullet"/>
      <w:lvlText w:val="o"/>
      <w:lvlJc w:val="left"/>
      <w:pPr>
        <w:ind w:left="1800" w:hanging="360"/>
      </w:pPr>
      <w:rPr>
        <w:rFonts w:ascii="Courier New" w:hAnsi="Courier New" w:hint="default"/>
      </w:rPr>
    </w:lvl>
    <w:lvl w:ilvl="2" w:tplc="74B609D2">
      <w:start w:val="1"/>
      <w:numFmt w:val="bullet"/>
      <w:lvlText w:val=""/>
      <w:lvlJc w:val="left"/>
      <w:pPr>
        <w:ind w:left="2520" w:hanging="360"/>
      </w:pPr>
      <w:rPr>
        <w:rFonts w:ascii="Wingdings" w:hAnsi="Wingdings" w:hint="default"/>
      </w:rPr>
    </w:lvl>
    <w:lvl w:ilvl="3" w:tplc="F6E0AC2A">
      <w:start w:val="1"/>
      <w:numFmt w:val="bullet"/>
      <w:lvlText w:val=""/>
      <w:lvlJc w:val="left"/>
      <w:pPr>
        <w:ind w:left="3240" w:hanging="360"/>
      </w:pPr>
      <w:rPr>
        <w:rFonts w:ascii="Symbol" w:hAnsi="Symbol" w:hint="default"/>
      </w:rPr>
    </w:lvl>
    <w:lvl w:ilvl="4" w:tplc="437A2BD8">
      <w:start w:val="1"/>
      <w:numFmt w:val="bullet"/>
      <w:lvlText w:val="o"/>
      <w:lvlJc w:val="left"/>
      <w:pPr>
        <w:ind w:left="3960" w:hanging="360"/>
      </w:pPr>
      <w:rPr>
        <w:rFonts w:ascii="Courier New" w:hAnsi="Courier New" w:hint="default"/>
      </w:rPr>
    </w:lvl>
    <w:lvl w:ilvl="5" w:tplc="626C4A08">
      <w:start w:val="1"/>
      <w:numFmt w:val="bullet"/>
      <w:lvlText w:val=""/>
      <w:lvlJc w:val="left"/>
      <w:pPr>
        <w:ind w:left="4680" w:hanging="360"/>
      </w:pPr>
      <w:rPr>
        <w:rFonts w:ascii="Wingdings" w:hAnsi="Wingdings" w:hint="default"/>
      </w:rPr>
    </w:lvl>
    <w:lvl w:ilvl="6" w:tplc="7BFE605E">
      <w:start w:val="1"/>
      <w:numFmt w:val="bullet"/>
      <w:lvlText w:val=""/>
      <w:lvlJc w:val="left"/>
      <w:pPr>
        <w:ind w:left="5400" w:hanging="360"/>
      </w:pPr>
      <w:rPr>
        <w:rFonts w:ascii="Symbol" w:hAnsi="Symbol" w:hint="default"/>
      </w:rPr>
    </w:lvl>
    <w:lvl w:ilvl="7" w:tplc="4FF28774">
      <w:start w:val="1"/>
      <w:numFmt w:val="bullet"/>
      <w:lvlText w:val="o"/>
      <w:lvlJc w:val="left"/>
      <w:pPr>
        <w:ind w:left="6120" w:hanging="360"/>
      </w:pPr>
      <w:rPr>
        <w:rFonts w:ascii="Courier New" w:hAnsi="Courier New" w:hint="default"/>
      </w:rPr>
    </w:lvl>
    <w:lvl w:ilvl="8" w:tplc="16C26E46">
      <w:start w:val="1"/>
      <w:numFmt w:val="bullet"/>
      <w:lvlText w:val=""/>
      <w:lvlJc w:val="left"/>
      <w:pPr>
        <w:ind w:left="6840" w:hanging="360"/>
      </w:pPr>
      <w:rPr>
        <w:rFonts w:ascii="Wingdings" w:hAnsi="Wingdings" w:hint="default"/>
      </w:rPr>
    </w:lvl>
  </w:abstractNum>
  <w:abstractNum w:abstractNumId="2" w15:restartNumberingAfterBreak="0">
    <w:nsid w:val="05F64EB2"/>
    <w:multiLevelType w:val="multilevel"/>
    <w:tmpl w:val="9A2E65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072386"/>
    <w:multiLevelType w:val="multilevel"/>
    <w:tmpl w:val="F14E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84931"/>
    <w:multiLevelType w:val="hybridMultilevel"/>
    <w:tmpl w:val="52DAFF66"/>
    <w:lvl w:ilvl="0" w:tplc="B01E065A">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F4050F"/>
    <w:multiLevelType w:val="hybridMultilevel"/>
    <w:tmpl w:val="457E42E4"/>
    <w:lvl w:ilvl="0" w:tplc="383236AC">
      <w:start w:val="2"/>
      <w:numFmt w:val="decimal"/>
      <w:lvlText w:val="%1)"/>
      <w:lvlJc w:val="left"/>
      <w:pPr>
        <w:ind w:left="644" w:hanging="360"/>
      </w:pPr>
      <w:rPr>
        <w:rFonts w:hint="default"/>
        <w:i w:val="0"/>
        <w:iCs w:val="0"/>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6" w15:restartNumberingAfterBreak="0">
    <w:nsid w:val="1DCD7BDB"/>
    <w:multiLevelType w:val="multilevel"/>
    <w:tmpl w:val="955676BA"/>
    <w:lvl w:ilvl="0">
      <w:start w:val="3"/>
      <w:numFmt w:val="decimal"/>
      <w:lvlText w:val="%1"/>
      <w:lvlJc w:val="left"/>
      <w:pPr>
        <w:ind w:left="360" w:hanging="360"/>
      </w:pPr>
      <w:rPr>
        <w:rFonts w:hint="default"/>
        <w:color w:val="auto"/>
      </w:rPr>
    </w:lvl>
    <w:lvl w:ilvl="1">
      <w:start w:val="2"/>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7" w15:restartNumberingAfterBreak="0">
    <w:nsid w:val="27093C93"/>
    <w:multiLevelType w:val="multilevel"/>
    <w:tmpl w:val="FC0A9B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AF36C4F"/>
    <w:multiLevelType w:val="multilevel"/>
    <w:tmpl w:val="AE8CC37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D51734C"/>
    <w:multiLevelType w:val="hybridMultilevel"/>
    <w:tmpl w:val="FFFFFFFF"/>
    <w:lvl w:ilvl="0" w:tplc="ED8804E6">
      <w:start w:val="1"/>
      <w:numFmt w:val="bullet"/>
      <w:lvlText w:val=""/>
      <w:lvlJc w:val="left"/>
      <w:pPr>
        <w:ind w:left="1440" w:hanging="360"/>
      </w:pPr>
      <w:rPr>
        <w:rFonts w:ascii="Symbol" w:hAnsi="Symbol" w:hint="default"/>
      </w:rPr>
    </w:lvl>
    <w:lvl w:ilvl="1" w:tplc="6458D9A2">
      <w:start w:val="1"/>
      <w:numFmt w:val="bullet"/>
      <w:lvlText w:val="o"/>
      <w:lvlJc w:val="left"/>
      <w:pPr>
        <w:ind w:left="2160" w:hanging="360"/>
      </w:pPr>
      <w:rPr>
        <w:rFonts w:ascii="Courier New" w:hAnsi="Courier New" w:hint="default"/>
      </w:rPr>
    </w:lvl>
    <w:lvl w:ilvl="2" w:tplc="DC8EC4E0">
      <w:start w:val="1"/>
      <w:numFmt w:val="bullet"/>
      <w:lvlText w:val=""/>
      <w:lvlJc w:val="left"/>
      <w:pPr>
        <w:ind w:left="2880" w:hanging="360"/>
      </w:pPr>
      <w:rPr>
        <w:rFonts w:ascii="Wingdings" w:hAnsi="Wingdings" w:hint="default"/>
      </w:rPr>
    </w:lvl>
    <w:lvl w:ilvl="3" w:tplc="4C4EA710">
      <w:start w:val="1"/>
      <w:numFmt w:val="bullet"/>
      <w:lvlText w:val=""/>
      <w:lvlJc w:val="left"/>
      <w:pPr>
        <w:ind w:left="3600" w:hanging="360"/>
      </w:pPr>
      <w:rPr>
        <w:rFonts w:ascii="Symbol" w:hAnsi="Symbol" w:hint="default"/>
      </w:rPr>
    </w:lvl>
    <w:lvl w:ilvl="4" w:tplc="C4D4772C">
      <w:start w:val="1"/>
      <w:numFmt w:val="bullet"/>
      <w:lvlText w:val="o"/>
      <w:lvlJc w:val="left"/>
      <w:pPr>
        <w:ind w:left="4320" w:hanging="360"/>
      </w:pPr>
      <w:rPr>
        <w:rFonts w:ascii="Courier New" w:hAnsi="Courier New" w:hint="default"/>
      </w:rPr>
    </w:lvl>
    <w:lvl w:ilvl="5" w:tplc="4C3E4C5E">
      <w:start w:val="1"/>
      <w:numFmt w:val="bullet"/>
      <w:lvlText w:val=""/>
      <w:lvlJc w:val="left"/>
      <w:pPr>
        <w:ind w:left="5040" w:hanging="360"/>
      </w:pPr>
      <w:rPr>
        <w:rFonts w:ascii="Wingdings" w:hAnsi="Wingdings" w:hint="default"/>
      </w:rPr>
    </w:lvl>
    <w:lvl w:ilvl="6" w:tplc="05A4C284">
      <w:start w:val="1"/>
      <w:numFmt w:val="bullet"/>
      <w:lvlText w:val=""/>
      <w:lvlJc w:val="left"/>
      <w:pPr>
        <w:ind w:left="5760" w:hanging="360"/>
      </w:pPr>
      <w:rPr>
        <w:rFonts w:ascii="Symbol" w:hAnsi="Symbol" w:hint="default"/>
      </w:rPr>
    </w:lvl>
    <w:lvl w:ilvl="7" w:tplc="B34C04D4">
      <w:start w:val="1"/>
      <w:numFmt w:val="bullet"/>
      <w:lvlText w:val="o"/>
      <w:lvlJc w:val="left"/>
      <w:pPr>
        <w:ind w:left="6480" w:hanging="360"/>
      </w:pPr>
      <w:rPr>
        <w:rFonts w:ascii="Courier New" w:hAnsi="Courier New" w:hint="default"/>
      </w:rPr>
    </w:lvl>
    <w:lvl w:ilvl="8" w:tplc="809C572A">
      <w:start w:val="1"/>
      <w:numFmt w:val="bullet"/>
      <w:lvlText w:val=""/>
      <w:lvlJc w:val="left"/>
      <w:pPr>
        <w:ind w:left="7200" w:hanging="360"/>
      </w:pPr>
      <w:rPr>
        <w:rFonts w:ascii="Wingdings" w:hAnsi="Wingdings" w:hint="default"/>
      </w:rPr>
    </w:lvl>
  </w:abstractNum>
  <w:abstractNum w:abstractNumId="10" w15:restartNumberingAfterBreak="0">
    <w:nsid w:val="31B65422"/>
    <w:multiLevelType w:val="hybridMultilevel"/>
    <w:tmpl w:val="E7400BF8"/>
    <w:lvl w:ilvl="0" w:tplc="B01E065A">
      <w:numFmt w:val="bullet"/>
      <w:lvlText w:val="•"/>
      <w:lvlJc w:val="left"/>
      <w:pPr>
        <w:ind w:left="1635" w:hanging="1275"/>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2628477"/>
    <w:multiLevelType w:val="hybridMultilevel"/>
    <w:tmpl w:val="FFFFFFFF"/>
    <w:lvl w:ilvl="0" w:tplc="8CAE62BE">
      <w:start w:val="1"/>
      <w:numFmt w:val="decimal"/>
      <w:lvlText w:val="%1."/>
      <w:lvlJc w:val="left"/>
      <w:pPr>
        <w:ind w:left="1080" w:hanging="360"/>
      </w:pPr>
    </w:lvl>
    <w:lvl w:ilvl="1" w:tplc="AB521416">
      <w:start w:val="1"/>
      <w:numFmt w:val="lowerLetter"/>
      <w:lvlText w:val="%2."/>
      <w:lvlJc w:val="left"/>
      <w:pPr>
        <w:ind w:left="1800" w:hanging="360"/>
      </w:pPr>
    </w:lvl>
    <w:lvl w:ilvl="2" w:tplc="FB20881C">
      <w:start w:val="1"/>
      <w:numFmt w:val="lowerRoman"/>
      <w:lvlText w:val="%3."/>
      <w:lvlJc w:val="right"/>
      <w:pPr>
        <w:ind w:left="2520" w:hanging="180"/>
      </w:pPr>
    </w:lvl>
    <w:lvl w:ilvl="3" w:tplc="23F6F85A">
      <w:start w:val="1"/>
      <w:numFmt w:val="decimal"/>
      <w:lvlText w:val="%4."/>
      <w:lvlJc w:val="left"/>
      <w:pPr>
        <w:ind w:left="3240" w:hanging="360"/>
      </w:pPr>
    </w:lvl>
    <w:lvl w:ilvl="4" w:tplc="4EA8DF92">
      <w:start w:val="1"/>
      <w:numFmt w:val="lowerLetter"/>
      <w:lvlText w:val="%5."/>
      <w:lvlJc w:val="left"/>
      <w:pPr>
        <w:ind w:left="3960" w:hanging="360"/>
      </w:pPr>
    </w:lvl>
    <w:lvl w:ilvl="5" w:tplc="7252353E">
      <w:start w:val="1"/>
      <w:numFmt w:val="lowerRoman"/>
      <w:lvlText w:val="%6."/>
      <w:lvlJc w:val="right"/>
      <w:pPr>
        <w:ind w:left="4680" w:hanging="180"/>
      </w:pPr>
    </w:lvl>
    <w:lvl w:ilvl="6" w:tplc="E6B8CE1E">
      <w:start w:val="1"/>
      <w:numFmt w:val="decimal"/>
      <w:lvlText w:val="%7."/>
      <w:lvlJc w:val="left"/>
      <w:pPr>
        <w:ind w:left="5400" w:hanging="360"/>
      </w:pPr>
    </w:lvl>
    <w:lvl w:ilvl="7" w:tplc="00784F76">
      <w:start w:val="1"/>
      <w:numFmt w:val="lowerLetter"/>
      <w:lvlText w:val="%8."/>
      <w:lvlJc w:val="left"/>
      <w:pPr>
        <w:ind w:left="6120" w:hanging="360"/>
      </w:pPr>
    </w:lvl>
    <w:lvl w:ilvl="8" w:tplc="EE781AC0">
      <w:start w:val="1"/>
      <w:numFmt w:val="lowerRoman"/>
      <w:lvlText w:val="%9."/>
      <w:lvlJc w:val="right"/>
      <w:pPr>
        <w:ind w:left="6840" w:hanging="180"/>
      </w:pPr>
    </w:lvl>
  </w:abstractNum>
  <w:abstractNum w:abstractNumId="12" w15:restartNumberingAfterBreak="0">
    <w:nsid w:val="32B57D40"/>
    <w:multiLevelType w:val="multilevel"/>
    <w:tmpl w:val="C10E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1BCCE"/>
    <w:multiLevelType w:val="hybridMultilevel"/>
    <w:tmpl w:val="FFFFFFFF"/>
    <w:lvl w:ilvl="0" w:tplc="8FE83F42">
      <w:start w:val="1"/>
      <w:numFmt w:val="bullet"/>
      <w:lvlText w:val=""/>
      <w:lvlJc w:val="left"/>
      <w:pPr>
        <w:ind w:left="720" w:hanging="360"/>
      </w:pPr>
      <w:rPr>
        <w:rFonts w:ascii="Symbol" w:hAnsi="Symbol" w:hint="default"/>
      </w:rPr>
    </w:lvl>
    <w:lvl w:ilvl="1" w:tplc="4CD26828">
      <w:start w:val="1"/>
      <w:numFmt w:val="bullet"/>
      <w:lvlText w:val="o"/>
      <w:lvlJc w:val="left"/>
      <w:pPr>
        <w:ind w:left="1440" w:hanging="360"/>
      </w:pPr>
      <w:rPr>
        <w:rFonts w:ascii="Courier New" w:hAnsi="Courier New" w:hint="default"/>
      </w:rPr>
    </w:lvl>
    <w:lvl w:ilvl="2" w:tplc="62F84856">
      <w:start w:val="1"/>
      <w:numFmt w:val="bullet"/>
      <w:lvlText w:val=""/>
      <w:lvlJc w:val="left"/>
      <w:pPr>
        <w:ind w:left="2160" w:hanging="360"/>
      </w:pPr>
      <w:rPr>
        <w:rFonts w:ascii="Wingdings" w:hAnsi="Wingdings" w:hint="default"/>
      </w:rPr>
    </w:lvl>
    <w:lvl w:ilvl="3" w:tplc="615C8846">
      <w:start w:val="1"/>
      <w:numFmt w:val="bullet"/>
      <w:lvlText w:val=""/>
      <w:lvlJc w:val="left"/>
      <w:pPr>
        <w:ind w:left="2880" w:hanging="360"/>
      </w:pPr>
      <w:rPr>
        <w:rFonts w:ascii="Symbol" w:hAnsi="Symbol" w:hint="default"/>
      </w:rPr>
    </w:lvl>
    <w:lvl w:ilvl="4" w:tplc="60F4F754">
      <w:start w:val="1"/>
      <w:numFmt w:val="bullet"/>
      <w:lvlText w:val="o"/>
      <w:lvlJc w:val="left"/>
      <w:pPr>
        <w:ind w:left="3600" w:hanging="360"/>
      </w:pPr>
      <w:rPr>
        <w:rFonts w:ascii="Courier New" w:hAnsi="Courier New" w:hint="default"/>
      </w:rPr>
    </w:lvl>
    <w:lvl w:ilvl="5" w:tplc="F93295E6">
      <w:start w:val="1"/>
      <w:numFmt w:val="bullet"/>
      <w:lvlText w:val=""/>
      <w:lvlJc w:val="left"/>
      <w:pPr>
        <w:ind w:left="4320" w:hanging="360"/>
      </w:pPr>
      <w:rPr>
        <w:rFonts w:ascii="Wingdings" w:hAnsi="Wingdings" w:hint="default"/>
      </w:rPr>
    </w:lvl>
    <w:lvl w:ilvl="6" w:tplc="30720446">
      <w:start w:val="1"/>
      <w:numFmt w:val="bullet"/>
      <w:lvlText w:val=""/>
      <w:lvlJc w:val="left"/>
      <w:pPr>
        <w:ind w:left="5040" w:hanging="360"/>
      </w:pPr>
      <w:rPr>
        <w:rFonts w:ascii="Symbol" w:hAnsi="Symbol" w:hint="default"/>
      </w:rPr>
    </w:lvl>
    <w:lvl w:ilvl="7" w:tplc="5CACA9A4">
      <w:start w:val="1"/>
      <w:numFmt w:val="bullet"/>
      <w:lvlText w:val="o"/>
      <w:lvlJc w:val="left"/>
      <w:pPr>
        <w:ind w:left="5760" w:hanging="360"/>
      </w:pPr>
      <w:rPr>
        <w:rFonts w:ascii="Courier New" w:hAnsi="Courier New" w:hint="default"/>
      </w:rPr>
    </w:lvl>
    <w:lvl w:ilvl="8" w:tplc="62CA3F1A">
      <w:start w:val="1"/>
      <w:numFmt w:val="bullet"/>
      <w:lvlText w:val=""/>
      <w:lvlJc w:val="left"/>
      <w:pPr>
        <w:ind w:left="6480" w:hanging="360"/>
      </w:pPr>
      <w:rPr>
        <w:rFonts w:ascii="Wingdings" w:hAnsi="Wingdings" w:hint="default"/>
      </w:rPr>
    </w:lvl>
  </w:abstractNum>
  <w:abstractNum w:abstractNumId="14" w15:restartNumberingAfterBreak="0">
    <w:nsid w:val="387F83F6"/>
    <w:multiLevelType w:val="hybridMultilevel"/>
    <w:tmpl w:val="FFFFFFFF"/>
    <w:lvl w:ilvl="0" w:tplc="4260CA8A">
      <w:start w:val="1"/>
      <w:numFmt w:val="bullet"/>
      <w:lvlText w:val=""/>
      <w:lvlJc w:val="left"/>
      <w:pPr>
        <w:ind w:left="720" w:hanging="360"/>
      </w:pPr>
      <w:rPr>
        <w:rFonts w:ascii="Symbol" w:hAnsi="Symbol" w:hint="default"/>
      </w:rPr>
    </w:lvl>
    <w:lvl w:ilvl="1" w:tplc="C8005DD4">
      <w:start w:val="1"/>
      <w:numFmt w:val="bullet"/>
      <w:lvlText w:val="o"/>
      <w:lvlJc w:val="left"/>
      <w:pPr>
        <w:ind w:left="1440" w:hanging="360"/>
      </w:pPr>
      <w:rPr>
        <w:rFonts w:ascii="Courier New" w:hAnsi="Courier New" w:hint="default"/>
      </w:rPr>
    </w:lvl>
    <w:lvl w:ilvl="2" w:tplc="03F8BAA0">
      <w:start w:val="1"/>
      <w:numFmt w:val="bullet"/>
      <w:lvlText w:val=""/>
      <w:lvlJc w:val="left"/>
      <w:pPr>
        <w:ind w:left="2160" w:hanging="360"/>
      </w:pPr>
      <w:rPr>
        <w:rFonts w:ascii="Wingdings" w:hAnsi="Wingdings" w:hint="default"/>
      </w:rPr>
    </w:lvl>
    <w:lvl w:ilvl="3" w:tplc="1B5018A8">
      <w:start w:val="1"/>
      <w:numFmt w:val="bullet"/>
      <w:lvlText w:val=""/>
      <w:lvlJc w:val="left"/>
      <w:pPr>
        <w:ind w:left="2880" w:hanging="360"/>
      </w:pPr>
      <w:rPr>
        <w:rFonts w:ascii="Symbol" w:hAnsi="Symbol" w:hint="default"/>
      </w:rPr>
    </w:lvl>
    <w:lvl w:ilvl="4" w:tplc="6B760098">
      <w:start w:val="1"/>
      <w:numFmt w:val="bullet"/>
      <w:lvlText w:val="o"/>
      <w:lvlJc w:val="left"/>
      <w:pPr>
        <w:ind w:left="3600" w:hanging="360"/>
      </w:pPr>
      <w:rPr>
        <w:rFonts w:ascii="Courier New" w:hAnsi="Courier New" w:hint="default"/>
      </w:rPr>
    </w:lvl>
    <w:lvl w:ilvl="5" w:tplc="3BDCB86E">
      <w:start w:val="1"/>
      <w:numFmt w:val="bullet"/>
      <w:lvlText w:val=""/>
      <w:lvlJc w:val="left"/>
      <w:pPr>
        <w:ind w:left="4320" w:hanging="360"/>
      </w:pPr>
      <w:rPr>
        <w:rFonts w:ascii="Wingdings" w:hAnsi="Wingdings" w:hint="default"/>
      </w:rPr>
    </w:lvl>
    <w:lvl w:ilvl="6" w:tplc="F5C04FB4">
      <w:start w:val="1"/>
      <w:numFmt w:val="bullet"/>
      <w:lvlText w:val=""/>
      <w:lvlJc w:val="left"/>
      <w:pPr>
        <w:ind w:left="5040" w:hanging="360"/>
      </w:pPr>
      <w:rPr>
        <w:rFonts w:ascii="Symbol" w:hAnsi="Symbol" w:hint="default"/>
      </w:rPr>
    </w:lvl>
    <w:lvl w:ilvl="7" w:tplc="FF9C922E">
      <w:start w:val="1"/>
      <w:numFmt w:val="bullet"/>
      <w:lvlText w:val="o"/>
      <w:lvlJc w:val="left"/>
      <w:pPr>
        <w:ind w:left="5760" w:hanging="360"/>
      </w:pPr>
      <w:rPr>
        <w:rFonts w:ascii="Courier New" w:hAnsi="Courier New" w:hint="default"/>
      </w:rPr>
    </w:lvl>
    <w:lvl w:ilvl="8" w:tplc="8B92E7BE">
      <w:start w:val="1"/>
      <w:numFmt w:val="bullet"/>
      <w:lvlText w:val=""/>
      <w:lvlJc w:val="left"/>
      <w:pPr>
        <w:ind w:left="6480" w:hanging="360"/>
      </w:pPr>
      <w:rPr>
        <w:rFonts w:ascii="Wingdings" w:hAnsi="Wingdings" w:hint="default"/>
      </w:rPr>
    </w:lvl>
  </w:abstractNum>
  <w:abstractNum w:abstractNumId="15" w15:restartNumberingAfterBreak="0">
    <w:nsid w:val="38E2A02F"/>
    <w:multiLevelType w:val="hybridMultilevel"/>
    <w:tmpl w:val="FFFFFFFF"/>
    <w:lvl w:ilvl="0" w:tplc="6E263ED4">
      <w:start w:val="1"/>
      <w:numFmt w:val="decimal"/>
      <w:lvlText w:val="%1."/>
      <w:lvlJc w:val="left"/>
      <w:pPr>
        <w:ind w:left="360" w:hanging="360"/>
      </w:pPr>
    </w:lvl>
    <w:lvl w:ilvl="1" w:tplc="D9FC44DA">
      <w:start w:val="1"/>
      <w:numFmt w:val="lowerLetter"/>
      <w:lvlText w:val="%2."/>
      <w:lvlJc w:val="left"/>
      <w:pPr>
        <w:ind w:left="1080" w:hanging="360"/>
      </w:pPr>
    </w:lvl>
    <w:lvl w:ilvl="2" w:tplc="BC323DEA">
      <w:start w:val="1"/>
      <w:numFmt w:val="lowerRoman"/>
      <w:lvlText w:val="%3."/>
      <w:lvlJc w:val="right"/>
      <w:pPr>
        <w:ind w:left="1800" w:hanging="180"/>
      </w:pPr>
    </w:lvl>
    <w:lvl w:ilvl="3" w:tplc="BC768C5A">
      <w:start w:val="1"/>
      <w:numFmt w:val="decimal"/>
      <w:lvlText w:val="%4."/>
      <w:lvlJc w:val="left"/>
      <w:pPr>
        <w:ind w:left="2520" w:hanging="360"/>
      </w:pPr>
    </w:lvl>
    <w:lvl w:ilvl="4" w:tplc="C108F0AE">
      <w:start w:val="1"/>
      <w:numFmt w:val="lowerLetter"/>
      <w:lvlText w:val="%5."/>
      <w:lvlJc w:val="left"/>
      <w:pPr>
        <w:ind w:left="3240" w:hanging="360"/>
      </w:pPr>
    </w:lvl>
    <w:lvl w:ilvl="5" w:tplc="CAE0A90C">
      <w:start w:val="1"/>
      <w:numFmt w:val="lowerRoman"/>
      <w:lvlText w:val="%6."/>
      <w:lvlJc w:val="right"/>
      <w:pPr>
        <w:ind w:left="3960" w:hanging="180"/>
      </w:pPr>
    </w:lvl>
    <w:lvl w:ilvl="6" w:tplc="BC047652">
      <w:start w:val="1"/>
      <w:numFmt w:val="decimal"/>
      <w:lvlText w:val="%7."/>
      <w:lvlJc w:val="left"/>
      <w:pPr>
        <w:ind w:left="4680" w:hanging="360"/>
      </w:pPr>
    </w:lvl>
    <w:lvl w:ilvl="7" w:tplc="AA80887A">
      <w:start w:val="1"/>
      <w:numFmt w:val="lowerLetter"/>
      <w:lvlText w:val="%8."/>
      <w:lvlJc w:val="left"/>
      <w:pPr>
        <w:ind w:left="5400" w:hanging="360"/>
      </w:pPr>
    </w:lvl>
    <w:lvl w:ilvl="8" w:tplc="2D7663FA">
      <w:start w:val="1"/>
      <w:numFmt w:val="lowerRoman"/>
      <w:lvlText w:val="%9."/>
      <w:lvlJc w:val="right"/>
      <w:pPr>
        <w:ind w:left="6120" w:hanging="180"/>
      </w:pPr>
    </w:lvl>
  </w:abstractNum>
  <w:abstractNum w:abstractNumId="16" w15:restartNumberingAfterBreak="0">
    <w:nsid w:val="3B2A7F65"/>
    <w:multiLevelType w:val="multilevel"/>
    <w:tmpl w:val="1C821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CE0D0B"/>
    <w:multiLevelType w:val="hybridMultilevel"/>
    <w:tmpl w:val="01BE1134"/>
    <w:lvl w:ilvl="0" w:tplc="696EFC32">
      <w:start w:val="12"/>
      <w:numFmt w:val="decimal"/>
      <w:lvlText w:val="%1)"/>
      <w:lvlJc w:val="left"/>
      <w:pPr>
        <w:ind w:left="644" w:hanging="360"/>
      </w:pPr>
      <w:rPr>
        <w:rFonts w:hint="default"/>
        <w:i w:val="0"/>
        <w:iCs w:val="0"/>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8" w15:restartNumberingAfterBreak="0">
    <w:nsid w:val="3C30D636"/>
    <w:multiLevelType w:val="hybridMultilevel"/>
    <w:tmpl w:val="FFFFFFFF"/>
    <w:lvl w:ilvl="0" w:tplc="CE96F68A">
      <w:start w:val="1"/>
      <w:numFmt w:val="bullet"/>
      <w:lvlText w:val=""/>
      <w:lvlJc w:val="left"/>
      <w:pPr>
        <w:ind w:left="720" w:hanging="360"/>
      </w:pPr>
      <w:rPr>
        <w:rFonts w:ascii="Symbol" w:hAnsi="Symbol" w:hint="default"/>
      </w:rPr>
    </w:lvl>
    <w:lvl w:ilvl="1" w:tplc="D84A2112">
      <w:start w:val="1"/>
      <w:numFmt w:val="bullet"/>
      <w:lvlText w:val="o"/>
      <w:lvlJc w:val="left"/>
      <w:pPr>
        <w:ind w:left="1440" w:hanging="360"/>
      </w:pPr>
      <w:rPr>
        <w:rFonts w:ascii="Courier New" w:hAnsi="Courier New" w:hint="default"/>
      </w:rPr>
    </w:lvl>
    <w:lvl w:ilvl="2" w:tplc="1D34B4AC">
      <w:start w:val="1"/>
      <w:numFmt w:val="bullet"/>
      <w:lvlText w:val=""/>
      <w:lvlJc w:val="left"/>
      <w:pPr>
        <w:ind w:left="2160" w:hanging="360"/>
      </w:pPr>
      <w:rPr>
        <w:rFonts w:ascii="Wingdings" w:hAnsi="Wingdings" w:hint="default"/>
      </w:rPr>
    </w:lvl>
    <w:lvl w:ilvl="3" w:tplc="C9FC853C">
      <w:start w:val="1"/>
      <w:numFmt w:val="bullet"/>
      <w:lvlText w:val=""/>
      <w:lvlJc w:val="left"/>
      <w:pPr>
        <w:ind w:left="2880" w:hanging="360"/>
      </w:pPr>
      <w:rPr>
        <w:rFonts w:ascii="Symbol" w:hAnsi="Symbol" w:hint="default"/>
      </w:rPr>
    </w:lvl>
    <w:lvl w:ilvl="4" w:tplc="CC6C007E">
      <w:start w:val="1"/>
      <w:numFmt w:val="bullet"/>
      <w:lvlText w:val="o"/>
      <w:lvlJc w:val="left"/>
      <w:pPr>
        <w:ind w:left="3600" w:hanging="360"/>
      </w:pPr>
      <w:rPr>
        <w:rFonts w:ascii="Courier New" w:hAnsi="Courier New" w:hint="default"/>
      </w:rPr>
    </w:lvl>
    <w:lvl w:ilvl="5" w:tplc="52948398">
      <w:start w:val="1"/>
      <w:numFmt w:val="bullet"/>
      <w:lvlText w:val=""/>
      <w:lvlJc w:val="left"/>
      <w:pPr>
        <w:ind w:left="4320" w:hanging="360"/>
      </w:pPr>
      <w:rPr>
        <w:rFonts w:ascii="Wingdings" w:hAnsi="Wingdings" w:hint="default"/>
      </w:rPr>
    </w:lvl>
    <w:lvl w:ilvl="6" w:tplc="D21C3CEE">
      <w:start w:val="1"/>
      <w:numFmt w:val="bullet"/>
      <w:lvlText w:val=""/>
      <w:lvlJc w:val="left"/>
      <w:pPr>
        <w:ind w:left="5040" w:hanging="360"/>
      </w:pPr>
      <w:rPr>
        <w:rFonts w:ascii="Symbol" w:hAnsi="Symbol" w:hint="default"/>
      </w:rPr>
    </w:lvl>
    <w:lvl w:ilvl="7" w:tplc="DA56AAB6">
      <w:start w:val="1"/>
      <w:numFmt w:val="bullet"/>
      <w:lvlText w:val="o"/>
      <w:lvlJc w:val="left"/>
      <w:pPr>
        <w:ind w:left="5760" w:hanging="360"/>
      </w:pPr>
      <w:rPr>
        <w:rFonts w:ascii="Courier New" w:hAnsi="Courier New" w:hint="default"/>
      </w:rPr>
    </w:lvl>
    <w:lvl w:ilvl="8" w:tplc="B9CC48A0">
      <w:start w:val="1"/>
      <w:numFmt w:val="bullet"/>
      <w:lvlText w:val=""/>
      <w:lvlJc w:val="left"/>
      <w:pPr>
        <w:ind w:left="6480" w:hanging="360"/>
      </w:pPr>
      <w:rPr>
        <w:rFonts w:ascii="Wingdings" w:hAnsi="Wingdings" w:hint="default"/>
      </w:rPr>
    </w:lvl>
  </w:abstractNum>
  <w:abstractNum w:abstractNumId="19" w15:restartNumberingAfterBreak="0">
    <w:nsid w:val="4671153B"/>
    <w:multiLevelType w:val="multilevel"/>
    <w:tmpl w:val="661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F01B9"/>
    <w:multiLevelType w:val="multilevel"/>
    <w:tmpl w:val="6994F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343B86"/>
    <w:multiLevelType w:val="multilevel"/>
    <w:tmpl w:val="8B5C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D4367"/>
    <w:multiLevelType w:val="multilevel"/>
    <w:tmpl w:val="1D8873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FED6E9D"/>
    <w:multiLevelType w:val="hybridMultilevel"/>
    <w:tmpl w:val="52342760"/>
    <w:lvl w:ilvl="0" w:tplc="8DEAB3B0">
      <w:start w:val="3"/>
      <w:numFmt w:val="decimal"/>
      <w:lvlText w:val="%1)"/>
      <w:lvlJc w:val="left"/>
      <w:pPr>
        <w:ind w:left="644" w:hanging="360"/>
      </w:pPr>
      <w:rPr>
        <w:rFonts w:hint="default"/>
        <w:i w:val="0"/>
        <w:iCs w:val="0"/>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4" w15:restartNumberingAfterBreak="0">
    <w:nsid w:val="52ED1E16"/>
    <w:multiLevelType w:val="multilevel"/>
    <w:tmpl w:val="D430DE0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68B5036"/>
    <w:multiLevelType w:val="multilevel"/>
    <w:tmpl w:val="E75A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E105AD"/>
    <w:multiLevelType w:val="multilevel"/>
    <w:tmpl w:val="C35070E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DD92A9F"/>
    <w:multiLevelType w:val="multilevel"/>
    <w:tmpl w:val="831675E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756229A"/>
    <w:multiLevelType w:val="hybridMultilevel"/>
    <w:tmpl w:val="DD78E714"/>
    <w:lvl w:ilvl="0" w:tplc="5CCEAA94">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2C37B05"/>
    <w:multiLevelType w:val="hybridMultilevel"/>
    <w:tmpl w:val="66DC80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525283"/>
    <w:multiLevelType w:val="hybridMultilevel"/>
    <w:tmpl w:val="7AA22C62"/>
    <w:lvl w:ilvl="0" w:tplc="10FE62C8">
      <w:start w:val="1"/>
      <w:numFmt w:val="decimal"/>
      <w:lvlText w:val="%1)"/>
      <w:lvlJc w:val="left"/>
      <w:pPr>
        <w:ind w:left="644" w:hanging="360"/>
      </w:pPr>
      <w:rPr>
        <w:i w:val="0"/>
        <w:i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1" w15:restartNumberingAfterBreak="0">
    <w:nsid w:val="769A3398"/>
    <w:multiLevelType w:val="multilevel"/>
    <w:tmpl w:val="23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E26A0"/>
    <w:multiLevelType w:val="hybridMultilevel"/>
    <w:tmpl w:val="A28C6004"/>
    <w:lvl w:ilvl="0" w:tplc="F59C2240">
      <w:start w:val="4"/>
      <w:numFmt w:val="decimal"/>
      <w:lvlText w:val="%1)"/>
      <w:lvlJc w:val="left"/>
      <w:pPr>
        <w:ind w:left="644" w:hanging="360"/>
      </w:pPr>
      <w:rPr>
        <w:rFonts w:hint="default"/>
        <w:i w:val="0"/>
        <w:iCs w:val="0"/>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3" w15:restartNumberingAfterBreak="0">
    <w:nsid w:val="7A0D259B"/>
    <w:multiLevelType w:val="multilevel"/>
    <w:tmpl w:val="A98C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860296">
    <w:abstractNumId w:val="15"/>
  </w:num>
  <w:num w:numId="2" w16cid:durableId="1205680784">
    <w:abstractNumId w:val="18"/>
  </w:num>
  <w:num w:numId="3" w16cid:durableId="1395814121">
    <w:abstractNumId w:val="13"/>
  </w:num>
  <w:num w:numId="4" w16cid:durableId="1487278474">
    <w:abstractNumId w:val="14"/>
  </w:num>
  <w:num w:numId="5" w16cid:durableId="1895387015">
    <w:abstractNumId w:val="27"/>
  </w:num>
  <w:num w:numId="6" w16cid:durableId="2016566956">
    <w:abstractNumId w:val="9"/>
  </w:num>
  <w:num w:numId="7" w16cid:durableId="507645097">
    <w:abstractNumId w:val="11"/>
  </w:num>
  <w:num w:numId="8" w16cid:durableId="766342532">
    <w:abstractNumId w:val="1"/>
  </w:num>
  <w:num w:numId="9" w16cid:durableId="1775705210">
    <w:abstractNumId w:val="2"/>
  </w:num>
  <w:num w:numId="10" w16cid:durableId="1888295370">
    <w:abstractNumId w:val="8"/>
  </w:num>
  <w:num w:numId="11" w16cid:durableId="404836362">
    <w:abstractNumId w:val="26"/>
  </w:num>
  <w:num w:numId="12" w16cid:durableId="1507667499">
    <w:abstractNumId w:val="24"/>
  </w:num>
  <w:num w:numId="13" w16cid:durableId="1982154008">
    <w:abstractNumId w:val="30"/>
  </w:num>
  <w:num w:numId="14" w16cid:durableId="1349791756">
    <w:abstractNumId w:val="5"/>
  </w:num>
  <w:num w:numId="15" w16cid:durableId="988560969">
    <w:abstractNumId w:val="23"/>
  </w:num>
  <w:num w:numId="16" w16cid:durableId="260341201">
    <w:abstractNumId w:val="32"/>
  </w:num>
  <w:num w:numId="17" w16cid:durableId="133839743">
    <w:abstractNumId w:val="17"/>
  </w:num>
  <w:num w:numId="18" w16cid:durableId="1045518881">
    <w:abstractNumId w:val="29"/>
  </w:num>
  <w:num w:numId="19" w16cid:durableId="352460944">
    <w:abstractNumId w:val="28"/>
  </w:num>
  <w:num w:numId="20" w16cid:durableId="742490080">
    <w:abstractNumId w:val="6"/>
  </w:num>
  <w:num w:numId="21" w16cid:durableId="1619793787">
    <w:abstractNumId w:val="22"/>
  </w:num>
  <w:num w:numId="22" w16cid:durableId="35933673">
    <w:abstractNumId w:val="12"/>
  </w:num>
  <w:num w:numId="23" w16cid:durableId="2108304198">
    <w:abstractNumId w:val="7"/>
  </w:num>
  <w:num w:numId="24" w16cid:durableId="1996179797">
    <w:abstractNumId w:val="20"/>
  </w:num>
  <w:num w:numId="25" w16cid:durableId="1624920321">
    <w:abstractNumId w:val="21"/>
  </w:num>
  <w:num w:numId="26" w16cid:durableId="1986859247">
    <w:abstractNumId w:val="25"/>
  </w:num>
  <w:num w:numId="27" w16cid:durableId="710543007">
    <w:abstractNumId w:val="0"/>
  </w:num>
  <w:num w:numId="28" w16cid:durableId="1287783382">
    <w:abstractNumId w:val="10"/>
  </w:num>
  <w:num w:numId="29" w16cid:durableId="674115507">
    <w:abstractNumId w:val="4"/>
  </w:num>
  <w:num w:numId="30" w16cid:durableId="888418170">
    <w:abstractNumId w:val="33"/>
  </w:num>
  <w:num w:numId="31" w16cid:durableId="1896158333">
    <w:abstractNumId w:val="3"/>
  </w:num>
  <w:num w:numId="32" w16cid:durableId="1607345780">
    <w:abstractNumId w:val="16"/>
  </w:num>
  <w:num w:numId="33" w16cid:durableId="421069593">
    <w:abstractNumId w:val="19"/>
  </w:num>
  <w:num w:numId="34" w16cid:durableId="137384567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1CC"/>
    <w:rsid w:val="00001B1F"/>
    <w:rsid w:val="000068DB"/>
    <w:rsid w:val="000116D7"/>
    <w:rsid w:val="00020FB1"/>
    <w:rsid w:val="00027E1F"/>
    <w:rsid w:val="00031092"/>
    <w:rsid w:val="000379F1"/>
    <w:rsid w:val="00064694"/>
    <w:rsid w:val="000819A2"/>
    <w:rsid w:val="00085435"/>
    <w:rsid w:val="0009071C"/>
    <w:rsid w:val="00091D38"/>
    <w:rsid w:val="00092F11"/>
    <w:rsid w:val="000948D5"/>
    <w:rsid w:val="000B2111"/>
    <w:rsid w:val="000B22C6"/>
    <w:rsid w:val="000B237D"/>
    <w:rsid w:val="000B2C0E"/>
    <w:rsid w:val="000C1049"/>
    <w:rsid w:val="000C5BDB"/>
    <w:rsid w:val="000C72F8"/>
    <w:rsid w:val="000C7814"/>
    <w:rsid w:val="000D43EF"/>
    <w:rsid w:val="000D654B"/>
    <w:rsid w:val="000E105C"/>
    <w:rsid w:val="000F0468"/>
    <w:rsid w:val="000F55BF"/>
    <w:rsid w:val="001020C2"/>
    <w:rsid w:val="0010376A"/>
    <w:rsid w:val="00110893"/>
    <w:rsid w:val="00113B26"/>
    <w:rsid w:val="00114297"/>
    <w:rsid w:val="0011430C"/>
    <w:rsid w:val="001151AA"/>
    <w:rsid w:val="0012479A"/>
    <w:rsid w:val="00127953"/>
    <w:rsid w:val="00135D30"/>
    <w:rsid w:val="00136BB7"/>
    <w:rsid w:val="00140EC4"/>
    <w:rsid w:val="001416E0"/>
    <w:rsid w:val="0014307A"/>
    <w:rsid w:val="00153023"/>
    <w:rsid w:val="00156597"/>
    <w:rsid w:val="00162424"/>
    <w:rsid w:val="001624C4"/>
    <w:rsid w:val="00162851"/>
    <w:rsid w:val="00177755"/>
    <w:rsid w:val="001910E4"/>
    <w:rsid w:val="001946E7"/>
    <w:rsid w:val="001969EE"/>
    <w:rsid w:val="001B0ABD"/>
    <w:rsid w:val="001B11F7"/>
    <w:rsid w:val="001C111F"/>
    <w:rsid w:val="001C1502"/>
    <w:rsid w:val="001C3537"/>
    <w:rsid w:val="001D2EA0"/>
    <w:rsid w:val="001D6FC6"/>
    <w:rsid w:val="001E586E"/>
    <w:rsid w:val="001E5C68"/>
    <w:rsid w:val="001F04F7"/>
    <w:rsid w:val="001F3908"/>
    <w:rsid w:val="0021418B"/>
    <w:rsid w:val="00216148"/>
    <w:rsid w:val="002245DA"/>
    <w:rsid w:val="00224A50"/>
    <w:rsid w:val="0022590E"/>
    <w:rsid w:val="00230D8B"/>
    <w:rsid w:val="00236621"/>
    <w:rsid w:val="002506FC"/>
    <w:rsid w:val="00252BBA"/>
    <w:rsid w:val="0026742D"/>
    <w:rsid w:val="00276AEF"/>
    <w:rsid w:val="00280DFB"/>
    <w:rsid w:val="002822BF"/>
    <w:rsid w:val="00287F9C"/>
    <w:rsid w:val="00295B94"/>
    <w:rsid w:val="00297A4B"/>
    <w:rsid w:val="002A351D"/>
    <w:rsid w:val="002A3734"/>
    <w:rsid w:val="002A57BF"/>
    <w:rsid w:val="002B20EB"/>
    <w:rsid w:val="002B36B8"/>
    <w:rsid w:val="002D5BA2"/>
    <w:rsid w:val="002E306A"/>
    <w:rsid w:val="002E4A3D"/>
    <w:rsid w:val="002F23EB"/>
    <w:rsid w:val="002F6124"/>
    <w:rsid w:val="0030379C"/>
    <w:rsid w:val="003052AC"/>
    <w:rsid w:val="0030738C"/>
    <w:rsid w:val="003154CA"/>
    <w:rsid w:val="00316570"/>
    <w:rsid w:val="003223BC"/>
    <w:rsid w:val="003242AC"/>
    <w:rsid w:val="0033254F"/>
    <w:rsid w:val="00352946"/>
    <w:rsid w:val="00355F08"/>
    <w:rsid w:val="00356A82"/>
    <w:rsid w:val="003634D0"/>
    <w:rsid w:val="00364D6B"/>
    <w:rsid w:val="003675ED"/>
    <w:rsid w:val="003676DD"/>
    <w:rsid w:val="0037189F"/>
    <w:rsid w:val="0037441D"/>
    <w:rsid w:val="003830F4"/>
    <w:rsid w:val="00384834"/>
    <w:rsid w:val="003855E1"/>
    <w:rsid w:val="003856E8"/>
    <w:rsid w:val="0038630F"/>
    <w:rsid w:val="00386693"/>
    <w:rsid w:val="003A4738"/>
    <w:rsid w:val="003A619E"/>
    <w:rsid w:val="003B3724"/>
    <w:rsid w:val="003B44F1"/>
    <w:rsid w:val="003B5209"/>
    <w:rsid w:val="003B5BF5"/>
    <w:rsid w:val="003B5F44"/>
    <w:rsid w:val="003C2EEC"/>
    <w:rsid w:val="003C369B"/>
    <w:rsid w:val="003C3E20"/>
    <w:rsid w:val="003D06EA"/>
    <w:rsid w:val="003D17DC"/>
    <w:rsid w:val="003D214C"/>
    <w:rsid w:val="003E013B"/>
    <w:rsid w:val="003E1F13"/>
    <w:rsid w:val="003E3955"/>
    <w:rsid w:val="003E75A1"/>
    <w:rsid w:val="003F41AE"/>
    <w:rsid w:val="003F6D88"/>
    <w:rsid w:val="003F6EE9"/>
    <w:rsid w:val="003F7F84"/>
    <w:rsid w:val="0040329C"/>
    <w:rsid w:val="00411BAB"/>
    <w:rsid w:val="00412FD0"/>
    <w:rsid w:val="00414A1B"/>
    <w:rsid w:val="0041548C"/>
    <w:rsid w:val="00433FF4"/>
    <w:rsid w:val="004352BA"/>
    <w:rsid w:val="00435C92"/>
    <w:rsid w:val="004452E2"/>
    <w:rsid w:val="00450459"/>
    <w:rsid w:val="004538F8"/>
    <w:rsid w:val="00455624"/>
    <w:rsid w:val="004556B6"/>
    <w:rsid w:val="00467ECB"/>
    <w:rsid w:val="00471D75"/>
    <w:rsid w:val="00475273"/>
    <w:rsid w:val="0047557C"/>
    <w:rsid w:val="00484E26"/>
    <w:rsid w:val="00494459"/>
    <w:rsid w:val="004A37DE"/>
    <w:rsid w:val="004B16D1"/>
    <w:rsid w:val="004B1FB5"/>
    <w:rsid w:val="004B22D3"/>
    <w:rsid w:val="004B3CD8"/>
    <w:rsid w:val="004B44DA"/>
    <w:rsid w:val="004B560B"/>
    <w:rsid w:val="004B578E"/>
    <w:rsid w:val="004B7553"/>
    <w:rsid w:val="004B7579"/>
    <w:rsid w:val="004B7A7C"/>
    <w:rsid w:val="004C1109"/>
    <w:rsid w:val="004C1455"/>
    <w:rsid w:val="004C3D21"/>
    <w:rsid w:val="004D168E"/>
    <w:rsid w:val="004D2860"/>
    <w:rsid w:val="004D2C85"/>
    <w:rsid w:val="004D3120"/>
    <w:rsid w:val="004E11AF"/>
    <w:rsid w:val="004E5942"/>
    <w:rsid w:val="004F1C3E"/>
    <w:rsid w:val="004F779A"/>
    <w:rsid w:val="00500CB5"/>
    <w:rsid w:val="00503F7C"/>
    <w:rsid w:val="005042AD"/>
    <w:rsid w:val="005125F7"/>
    <w:rsid w:val="00515214"/>
    <w:rsid w:val="00517B83"/>
    <w:rsid w:val="00520770"/>
    <w:rsid w:val="00526483"/>
    <w:rsid w:val="005402A9"/>
    <w:rsid w:val="00540A8F"/>
    <w:rsid w:val="00540D5F"/>
    <w:rsid w:val="005527D4"/>
    <w:rsid w:val="00562CC5"/>
    <w:rsid w:val="00562CEE"/>
    <w:rsid w:val="005635BB"/>
    <w:rsid w:val="00564772"/>
    <w:rsid w:val="00573405"/>
    <w:rsid w:val="00575809"/>
    <w:rsid w:val="00585603"/>
    <w:rsid w:val="0058626C"/>
    <w:rsid w:val="00590E9F"/>
    <w:rsid w:val="00592A60"/>
    <w:rsid w:val="005A4ECE"/>
    <w:rsid w:val="005B3709"/>
    <w:rsid w:val="005B6B5C"/>
    <w:rsid w:val="005B7225"/>
    <w:rsid w:val="005C13EF"/>
    <w:rsid w:val="005C2E6E"/>
    <w:rsid w:val="005C4E70"/>
    <w:rsid w:val="005D2900"/>
    <w:rsid w:val="005D2EC3"/>
    <w:rsid w:val="005D331A"/>
    <w:rsid w:val="005D51F2"/>
    <w:rsid w:val="005D764C"/>
    <w:rsid w:val="005E30B7"/>
    <w:rsid w:val="005F32D0"/>
    <w:rsid w:val="00602C4F"/>
    <w:rsid w:val="00603B81"/>
    <w:rsid w:val="00605D5F"/>
    <w:rsid w:val="00614FC5"/>
    <w:rsid w:val="006155FE"/>
    <w:rsid w:val="006164DE"/>
    <w:rsid w:val="00617E56"/>
    <w:rsid w:val="0062110D"/>
    <w:rsid w:val="006242D0"/>
    <w:rsid w:val="00627195"/>
    <w:rsid w:val="006307E6"/>
    <w:rsid w:val="006308E8"/>
    <w:rsid w:val="00631D7C"/>
    <w:rsid w:val="00636672"/>
    <w:rsid w:val="00636D68"/>
    <w:rsid w:val="00651A85"/>
    <w:rsid w:val="00651F17"/>
    <w:rsid w:val="00652A20"/>
    <w:rsid w:val="00652FE0"/>
    <w:rsid w:val="0065502F"/>
    <w:rsid w:val="006565BA"/>
    <w:rsid w:val="00663634"/>
    <w:rsid w:val="0066799E"/>
    <w:rsid w:val="00677D87"/>
    <w:rsid w:val="00677ED3"/>
    <w:rsid w:val="00683C09"/>
    <w:rsid w:val="00684B9A"/>
    <w:rsid w:val="006904D1"/>
    <w:rsid w:val="00693758"/>
    <w:rsid w:val="0069520F"/>
    <w:rsid w:val="00695300"/>
    <w:rsid w:val="006A31E8"/>
    <w:rsid w:val="006A5126"/>
    <w:rsid w:val="006A5A9F"/>
    <w:rsid w:val="006A6264"/>
    <w:rsid w:val="006A7DBD"/>
    <w:rsid w:val="006B54C5"/>
    <w:rsid w:val="006B7B68"/>
    <w:rsid w:val="006C6DE3"/>
    <w:rsid w:val="006D00AB"/>
    <w:rsid w:val="006D3EB0"/>
    <w:rsid w:val="006D6622"/>
    <w:rsid w:val="006D7F6A"/>
    <w:rsid w:val="006E5001"/>
    <w:rsid w:val="006F00B7"/>
    <w:rsid w:val="006F1A00"/>
    <w:rsid w:val="006F335C"/>
    <w:rsid w:val="006F3758"/>
    <w:rsid w:val="006F494E"/>
    <w:rsid w:val="006F5C4F"/>
    <w:rsid w:val="006F706F"/>
    <w:rsid w:val="006F74A9"/>
    <w:rsid w:val="00700E70"/>
    <w:rsid w:val="0070416F"/>
    <w:rsid w:val="00712F10"/>
    <w:rsid w:val="00714639"/>
    <w:rsid w:val="00714D9E"/>
    <w:rsid w:val="0071547A"/>
    <w:rsid w:val="007202F5"/>
    <w:rsid w:val="007218F7"/>
    <w:rsid w:val="00724E38"/>
    <w:rsid w:val="007358FD"/>
    <w:rsid w:val="00754CD4"/>
    <w:rsid w:val="00757466"/>
    <w:rsid w:val="0076185F"/>
    <w:rsid w:val="0076456C"/>
    <w:rsid w:val="00770331"/>
    <w:rsid w:val="00773E89"/>
    <w:rsid w:val="00773F5B"/>
    <w:rsid w:val="0078030B"/>
    <w:rsid w:val="00780549"/>
    <w:rsid w:val="00785473"/>
    <w:rsid w:val="00793A53"/>
    <w:rsid w:val="0079791C"/>
    <w:rsid w:val="007A612A"/>
    <w:rsid w:val="007A6EBB"/>
    <w:rsid w:val="007B458A"/>
    <w:rsid w:val="007B47DF"/>
    <w:rsid w:val="007B4E78"/>
    <w:rsid w:val="007B66F4"/>
    <w:rsid w:val="007C1243"/>
    <w:rsid w:val="007C2FFD"/>
    <w:rsid w:val="007D0CA9"/>
    <w:rsid w:val="007D1BE9"/>
    <w:rsid w:val="007D371D"/>
    <w:rsid w:val="007D3CFC"/>
    <w:rsid w:val="007D69C1"/>
    <w:rsid w:val="007F32D4"/>
    <w:rsid w:val="007F6875"/>
    <w:rsid w:val="008009AE"/>
    <w:rsid w:val="00801199"/>
    <w:rsid w:val="00802B1D"/>
    <w:rsid w:val="00804216"/>
    <w:rsid w:val="00804C1C"/>
    <w:rsid w:val="00807B75"/>
    <w:rsid w:val="00811349"/>
    <w:rsid w:val="00811C33"/>
    <w:rsid w:val="008171B3"/>
    <w:rsid w:val="008202E6"/>
    <w:rsid w:val="00820B5B"/>
    <w:rsid w:val="00836E3E"/>
    <w:rsid w:val="008478A1"/>
    <w:rsid w:val="00847BF2"/>
    <w:rsid w:val="00851756"/>
    <w:rsid w:val="00854BC3"/>
    <w:rsid w:val="00870075"/>
    <w:rsid w:val="00870231"/>
    <w:rsid w:val="008750D7"/>
    <w:rsid w:val="00875E8A"/>
    <w:rsid w:val="008809C3"/>
    <w:rsid w:val="008819ED"/>
    <w:rsid w:val="0088530E"/>
    <w:rsid w:val="008959BD"/>
    <w:rsid w:val="00895C9D"/>
    <w:rsid w:val="00896740"/>
    <w:rsid w:val="008A0C61"/>
    <w:rsid w:val="008A2D67"/>
    <w:rsid w:val="008B0877"/>
    <w:rsid w:val="008B7A1E"/>
    <w:rsid w:val="008B7D17"/>
    <w:rsid w:val="008C6902"/>
    <w:rsid w:val="008E25F2"/>
    <w:rsid w:val="008E4AE2"/>
    <w:rsid w:val="008E551E"/>
    <w:rsid w:val="00905A37"/>
    <w:rsid w:val="00907A6B"/>
    <w:rsid w:val="00913A57"/>
    <w:rsid w:val="00917A79"/>
    <w:rsid w:val="00934EE2"/>
    <w:rsid w:val="009415F9"/>
    <w:rsid w:val="00945122"/>
    <w:rsid w:val="0094528D"/>
    <w:rsid w:val="0094770A"/>
    <w:rsid w:val="00960410"/>
    <w:rsid w:val="009609F6"/>
    <w:rsid w:val="00967CEB"/>
    <w:rsid w:val="00974994"/>
    <w:rsid w:val="00976F31"/>
    <w:rsid w:val="0098481B"/>
    <w:rsid w:val="00985EFC"/>
    <w:rsid w:val="00992D60"/>
    <w:rsid w:val="00994B9D"/>
    <w:rsid w:val="009A2F7E"/>
    <w:rsid w:val="009A4825"/>
    <w:rsid w:val="009A69EA"/>
    <w:rsid w:val="009A7F9B"/>
    <w:rsid w:val="009B20A9"/>
    <w:rsid w:val="009B2723"/>
    <w:rsid w:val="009B3530"/>
    <w:rsid w:val="009C2043"/>
    <w:rsid w:val="009C3FE6"/>
    <w:rsid w:val="009D04A1"/>
    <w:rsid w:val="009D07F6"/>
    <w:rsid w:val="009D0D02"/>
    <w:rsid w:val="009D6AE7"/>
    <w:rsid w:val="009F29AE"/>
    <w:rsid w:val="009F49FE"/>
    <w:rsid w:val="009F58BF"/>
    <w:rsid w:val="009F5A81"/>
    <w:rsid w:val="00A03930"/>
    <w:rsid w:val="00A1217C"/>
    <w:rsid w:val="00A144D6"/>
    <w:rsid w:val="00A16672"/>
    <w:rsid w:val="00A17852"/>
    <w:rsid w:val="00A21D75"/>
    <w:rsid w:val="00A2653F"/>
    <w:rsid w:val="00A27607"/>
    <w:rsid w:val="00A34BA0"/>
    <w:rsid w:val="00A44632"/>
    <w:rsid w:val="00A47A61"/>
    <w:rsid w:val="00A509A2"/>
    <w:rsid w:val="00A565C9"/>
    <w:rsid w:val="00A62F1F"/>
    <w:rsid w:val="00A663E5"/>
    <w:rsid w:val="00A72D8B"/>
    <w:rsid w:val="00A81BFC"/>
    <w:rsid w:val="00A85245"/>
    <w:rsid w:val="00A91C8D"/>
    <w:rsid w:val="00A91FD3"/>
    <w:rsid w:val="00A92AAC"/>
    <w:rsid w:val="00A972EA"/>
    <w:rsid w:val="00AA1A51"/>
    <w:rsid w:val="00AA1A62"/>
    <w:rsid w:val="00AA5E39"/>
    <w:rsid w:val="00AA6E28"/>
    <w:rsid w:val="00AB0F43"/>
    <w:rsid w:val="00AC2D60"/>
    <w:rsid w:val="00AC4D3B"/>
    <w:rsid w:val="00AC74FB"/>
    <w:rsid w:val="00AD2509"/>
    <w:rsid w:val="00AD2773"/>
    <w:rsid w:val="00AD3F2B"/>
    <w:rsid w:val="00AF348C"/>
    <w:rsid w:val="00AF7746"/>
    <w:rsid w:val="00B00C0A"/>
    <w:rsid w:val="00B0353F"/>
    <w:rsid w:val="00B03D37"/>
    <w:rsid w:val="00B11630"/>
    <w:rsid w:val="00B13428"/>
    <w:rsid w:val="00B14A2C"/>
    <w:rsid w:val="00B14D47"/>
    <w:rsid w:val="00B1636B"/>
    <w:rsid w:val="00B1658E"/>
    <w:rsid w:val="00B21FB2"/>
    <w:rsid w:val="00B22724"/>
    <w:rsid w:val="00B2579E"/>
    <w:rsid w:val="00B30907"/>
    <w:rsid w:val="00B30B9D"/>
    <w:rsid w:val="00B31F8E"/>
    <w:rsid w:val="00B34DCE"/>
    <w:rsid w:val="00B4114D"/>
    <w:rsid w:val="00B429BE"/>
    <w:rsid w:val="00B53397"/>
    <w:rsid w:val="00B53590"/>
    <w:rsid w:val="00B53D52"/>
    <w:rsid w:val="00B5425D"/>
    <w:rsid w:val="00B6046E"/>
    <w:rsid w:val="00B6455B"/>
    <w:rsid w:val="00B7010A"/>
    <w:rsid w:val="00B70DC0"/>
    <w:rsid w:val="00B74C31"/>
    <w:rsid w:val="00B8001F"/>
    <w:rsid w:val="00B81A00"/>
    <w:rsid w:val="00B856CC"/>
    <w:rsid w:val="00B874CD"/>
    <w:rsid w:val="00B94725"/>
    <w:rsid w:val="00BA0C7D"/>
    <w:rsid w:val="00BA61CC"/>
    <w:rsid w:val="00BB0D27"/>
    <w:rsid w:val="00BB40F0"/>
    <w:rsid w:val="00BB5F2C"/>
    <w:rsid w:val="00BB6B00"/>
    <w:rsid w:val="00BB75E6"/>
    <w:rsid w:val="00BC0B72"/>
    <w:rsid w:val="00BC2D36"/>
    <w:rsid w:val="00BD50B0"/>
    <w:rsid w:val="00BD57FF"/>
    <w:rsid w:val="00BD63EF"/>
    <w:rsid w:val="00BD71F3"/>
    <w:rsid w:val="00BD7B71"/>
    <w:rsid w:val="00BE01D2"/>
    <w:rsid w:val="00BE1A49"/>
    <w:rsid w:val="00BE4009"/>
    <w:rsid w:val="00BE6A05"/>
    <w:rsid w:val="00C058F3"/>
    <w:rsid w:val="00C10AB0"/>
    <w:rsid w:val="00C14473"/>
    <w:rsid w:val="00C20406"/>
    <w:rsid w:val="00C21C26"/>
    <w:rsid w:val="00C241A4"/>
    <w:rsid w:val="00C247EF"/>
    <w:rsid w:val="00C2587A"/>
    <w:rsid w:val="00C308B6"/>
    <w:rsid w:val="00C37189"/>
    <w:rsid w:val="00C41D1F"/>
    <w:rsid w:val="00C45F09"/>
    <w:rsid w:val="00C46CDA"/>
    <w:rsid w:val="00C50A90"/>
    <w:rsid w:val="00C56263"/>
    <w:rsid w:val="00C614A4"/>
    <w:rsid w:val="00C637F7"/>
    <w:rsid w:val="00C63AD2"/>
    <w:rsid w:val="00C63D17"/>
    <w:rsid w:val="00C64C80"/>
    <w:rsid w:val="00C6699D"/>
    <w:rsid w:val="00C708E3"/>
    <w:rsid w:val="00C73564"/>
    <w:rsid w:val="00C746C4"/>
    <w:rsid w:val="00C74FF5"/>
    <w:rsid w:val="00C7518A"/>
    <w:rsid w:val="00C77B51"/>
    <w:rsid w:val="00C83FE6"/>
    <w:rsid w:val="00C938F3"/>
    <w:rsid w:val="00C97260"/>
    <w:rsid w:val="00CA2D72"/>
    <w:rsid w:val="00CB0DBC"/>
    <w:rsid w:val="00CB0F49"/>
    <w:rsid w:val="00CB154E"/>
    <w:rsid w:val="00CB19D5"/>
    <w:rsid w:val="00CC02D2"/>
    <w:rsid w:val="00CC2DB0"/>
    <w:rsid w:val="00CC4ACD"/>
    <w:rsid w:val="00CC4FAC"/>
    <w:rsid w:val="00CC662E"/>
    <w:rsid w:val="00CC6DDF"/>
    <w:rsid w:val="00CD5E86"/>
    <w:rsid w:val="00CD7C83"/>
    <w:rsid w:val="00CE0EA9"/>
    <w:rsid w:val="00CE0EE5"/>
    <w:rsid w:val="00CE3656"/>
    <w:rsid w:val="00CE4952"/>
    <w:rsid w:val="00CF4527"/>
    <w:rsid w:val="00CF5824"/>
    <w:rsid w:val="00D00D4B"/>
    <w:rsid w:val="00D0105F"/>
    <w:rsid w:val="00D0264C"/>
    <w:rsid w:val="00D02E11"/>
    <w:rsid w:val="00D04DB9"/>
    <w:rsid w:val="00D05AEA"/>
    <w:rsid w:val="00D11D6D"/>
    <w:rsid w:val="00D12D53"/>
    <w:rsid w:val="00D20D6D"/>
    <w:rsid w:val="00D25AA0"/>
    <w:rsid w:val="00D25D72"/>
    <w:rsid w:val="00D25EF1"/>
    <w:rsid w:val="00D33F7B"/>
    <w:rsid w:val="00D377AB"/>
    <w:rsid w:val="00D4282A"/>
    <w:rsid w:val="00D516CF"/>
    <w:rsid w:val="00D517AB"/>
    <w:rsid w:val="00D61A64"/>
    <w:rsid w:val="00D7100D"/>
    <w:rsid w:val="00D728EE"/>
    <w:rsid w:val="00D73718"/>
    <w:rsid w:val="00D73DC6"/>
    <w:rsid w:val="00D81C08"/>
    <w:rsid w:val="00D87CC0"/>
    <w:rsid w:val="00DA53C0"/>
    <w:rsid w:val="00DD0F19"/>
    <w:rsid w:val="00DD260C"/>
    <w:rsid w:val="00DD3D23"/>
    <w:rsid w:val="00DD5E81"/>
    <w:rsid w:val="00DE2283"/>
    <w:rsid w:val="00DE2973"/>
    <w:rsid w:val="00DE7F46"/>
    <w:rsid w:val="00DE7F83"/>
    <w:rsid w:val="00DF1725"/>
    <w:rsid w:val="00DF5AFF"/>
    <w:rsid w:val="00E03D5C"/>
    <w:rsid w:val="00E109A9"/>
    <w:rsid w:val="00E10CDD"/>
    <w:rsid w:val="00E13399"/>
    <w:rsid w:val="00E161CA"/>
    <w:rsid w:val="00E174F0"/>
    <w:rsid w:val="00E2086D"/>
    <w:rsid w:val="00E232E0"/>
    <w:rsid w:val="00E31D04"/>
    <w:rsid w:val="00E32159"/>
    <w:rsid w:val="00E40465"/>
    <w:rsid w:val="00E46BB5"/>
    <w:rsid w:val="00E472FA"/>
    <w:rsid w:val="00E47913"/>
    <w:rsid w:val="00E55F6A"/>
    <w:rsid w:val="00E56BC2"/>
    <w:rsid w:val="00E76316"/>
    <w:rsid w:val="00E77A1C"/>
    <w:rsid w:val="00E84990"/>
    <w:rsid w:val="00E93230"/>
    <w:rsid w:val="00EA7D07"/>
    <w:rsid w:val="00EB08B6"/>
    <w:rsid w:val="00EB2225"/>
    <w:rsid w:val="00EB2235"/>
    <w:rsid w:val="00EB5A3F"/>
    <w:rsid w:val="00EB721D"/>
    <w:rsid w:val="00EC3466"/>
    <w:rsid w:val="00EC64E4"/>
    <w:rsid w:val="00ED1753"/>
    <w:rsid w:val="00ED3FCD"/>
    <w:rsid w:val="00ED50F3"/>
    <w:rsid w:val="00ED516D"/>
    <w:rsid w:val="00EE02D8"/>
    <w:rsid w:val="00EE38D3"/>
    <w:rsid w:val="00EE47B9"/>
    <w:rsid w:val="00EE673E"/>
    <w:rsid w:val="00F04904"/>
    <w:rsid w:val="00F067B6"/>
    <w:rsid w:val="00F10C21"/>
    <w:rsid w:val="00F12F23"/>
    <w:rsid w:val="00F1405A"/>
    <w:rsid w:val="00F147A1"/>
    <w:rsid w:val="00F15294"/>
    <w:rsid w:val="00F17B70"/>
    <w:rsid w:val="00F21457"/>
    <w:rsid w:val="00F2427E"/>
    <w:rsid w:val="00F3442B"/>
    <w:rsid w:val="00F42CDC"/>
    <w:rsid w:val="00F475BB"/>
    <w:rsid w:val="00F47ABA"/>
    <w:rsid w:val="00F507EC"/>
    <w:rsid w:val="00F512CA"/>
    <w:rsid w:val="00F51DF2"/>
    <w:rsid w:val="00F5373E"/>
    <w:rsid w:val="00F54443"/>
    <w:rsid w:val="00F55F1F"/>
    <w:rsid w:val="00F619D3"/>
    <w:rsid w:val="00F755D4"/>
    <w:rsid w:val="00F85345"/>
    <w:rsid w:val="00F867DF"/>
    <w:rsid w:val="00F907DE"/>
    <w:rsid w:val="00F934D2"/>
    <w:rsid w:val="00F96B65"/>
    <w:rsid w:val="00FB13E9"/>
    <w:rsid w:val="00FB43BB"/>
    <w:rsid w:val="00FB6BFD"/>
    <w:rsid w:val="00FC2763"/>
    <w:rsid w:val="00FC2E91"/>
    <w:rsid w:val="00FC3F47"/>
    <w:rsid w:val="00FC4810"/>
    <w:rsid w:val="00FC672B"/>
    <w:rsid w:val="00FD36A5"/>
    <w:rsid w:val="00FE44F7"/>
    <w:rsid w:val="00FF1E6D"/>
    <w:rsid w:val="00FF2261"/>
    <w:rsid w:val="00FF67D0"/>
    <w:rsid w:val="00FF73C0"/>
    <w:rsid w:val="031B018C"/>
    <w:rsid w:val="078F20DF"/>
    <w:rsid w:val="0A508240"/>
    <w:rsid w:val="147D00F8"/>
    <w:rsid w:val="1C180386"/>
    <w:rsid w:val="22596E21"/>
    <w:rsid w:val="23076A03"/>
    <w:rsid w:val="284E1C24"/>
    <w:rsid w:val="34F9BCAE"/>
    <w:rsid w:val="42A1F69A"/>
    <w:rsid w:val="5468F0CE"/>
    <w:rsid w:val="5FA2B938"/>
    <w:rsid w:val="62E69407"/>
    <w:rsid w:val="64C48659"/>
    <w:rsid w:val="6A1C59FE"/>
    <w:rsid w:val="701EAE6D"/>
    <w:rsid w:val="76597470"/>
    <w:rsid w:val="7A73AF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83ED2"/>
  <w15:chartTrackingRefBased/>
  <w15:docId w15:val="{DB5E99DC-8462-48C0-B4A5-27624C700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902"/>
    <w:pPr>
      <w:spacing w:after="0" w:line="360" w:lineRule="auto"/>
      <w:jc w:val="both"/>
    </w:pPr>
    <w:rPr>
      <w:rFonts w:ascii="Times New Roman" w:hAnsi="Times New Roman"/>
      <w:szCs w:val="22"/>
    </w:rPr>
  </w:style>
  <w:style w:type="paragraph" w:styleId="Heading1">
    <w:name w:val="heading 1"/>
    <w:basedOn w:val="Normal"/>
    <w:next w:val="Normal"/>
    <w:link w:val="Heading1Char"/>
    <w:uiPriority w:val="9"/>
    <w:qFormat/>
    <w:rsid w:val="00B00C0A"/>
    <w:pPr>
      <w:keepNext/>
      <w:keepLines/>
      <w:spacing w:before="360" w:after="80"/>
      <w:jc w:val="center"/>
      <w:outlineLvl w:val="0"/>
    </w:pPr>
    <w:rPr>
      <w:rFonts w:eastAsiaTheme="majorEastAsia" w:cs="Times New Roman"/>
      <w:b/>
      <w:bCs/>
      <w:szCs w:val="24"/>
      <w:lang w:val="fi-FI"/>
    </w:rPr>
  </w:style>
  <w:style w:type="paragraph" w:styleId="Heading2">
    <w:name w:val="heading 2"/>
    <w:basedOn w:val="Normal"/>
    <w:next w:val="Normal"/>
    <w:link w:val="Heading2Char"/>
    <w:uiPriority w:val="9"/>
    <w:unhideWhenUsed/>
    <w:qFormat/>
    <w:rsid w:val="00CB154E"/>
    <w:pPr>
      <w:keepNext/>
      <w:keepLines/>
      <w:spacing w:before="160" w:after="80"/>
      <w:outlineLvl w:val="1"/>
    </w:pPr>
    <w:rPr>
      <w:rFonts w:eastAsiaTheme="majorEastAsia" w:cs="Times New Roman"/>
      <w:b/>
      <w:bCs/>
      <w:szCs w:val="24"/>
      <w:lang w:val="fi-FI"/>
    </w:rPr>
  </w:style>
  <w:style w:type="paragraph" w:styleId="Heading3">
    <w:name w:val="heading 3"/>
    <w:basedOn w:val="Normal"/>
    <w:next w:val="Normal"/>
    <w:link w:val="Heading3Char"/>
    <w:uiPriority w:val="9"/>
    <w:semiHidden/>
    <w:unhideWhenUsed/>
    <w:qFormat/>
    <w:rsid w:val="00BA61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1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1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1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1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1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1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C0A"/>
    <w:rPr>
      <w:rFonts w:ascii="Times New Roman" w:eastAsiaTheme="majorEastAsia" w:hAnsi="Times New Roman" w:cs="Times New Roman"/>
      <w:b/>
      <w:bCs/>
      <w:lang w:val="fi-FI"/>
    </w:rPr>
  </w:style>
  <w:style w:type="character" w:customStyle="1" w:styleId="Heading2Char">
    <w:name w:val="Heading 2 Char"/>
    <w:basedOn w:val="DefaultParagraphFont"/>
    <w:link w:val="Heading2"/>
    <w:uiPriority w:val="9"/>
    <w:rsid w:val="00CB154E"/>
    <w:rPr>
      <w:rFonts w:ascii="Times New Roman" w:eastAsiaTheme="majorEastAsia" w:hAnsi="Times New Roman" w:cs="Times New Roman"/>
      <w:b/>
      <w:bCs/>
      <w:lang w:val="fi-FI"/>
    </w:rPr>
  </w:style>
  <w:style w:type="character" w:customStyle="1" w:styleId="Heading3Char">
    <w:name w:val="Heading 3 Char"/>
    <w:basedOn w:val="DefaultParagraphFont"/>
    <w:link w:val="Heading3"/>
    <w:uiPriority w:val="9"/>
    <w:semiHidden/>
    <w:rsid w:val="00BA61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1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1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1CC"/>
    <w:rPr>
      <w:rFonts w:eastAsiaTheme="majorEastAsia" w:cstheme="majorBidi"/>
      <w:color w:val="272727" w:themeColor="text1" w:themeTint="D8"/>
    </w:rPr>
  </w:style>
  <w:style w:type="paragraph" w:styleId="Title">
    <w:name w:val="Title"/>
    <w:basedOn w:val="Normal"/>
    <w:next w:val="Normal"/>
    <w:link w:val="TitleChar"/>
    <w:uiPriority w:val="10"/>
    <w:qFormat/>
    <w:rsid w:val="00BA6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1CC"/>
    <w:pPr>
      <w:spacing w:before="160"/>
      <w:jc w:val="center"/>
    </w:pPr>
    <w:rPr>
      <w:i/>
      <w:iCs/>
      <w:color w:val="404040" w:themeColor="text1" w:themeTint="BF"/>
    </w:rPr>
  </w:style>
  <w:style w:type="character" w:customStyle="1" w:styleId="QuoteChar">
    <w:name w:val="Quote Char"/>
    <w:basedOn w:val="DefaultParagraphFont"/>
    <w:link w:val="Quote"/>
    <w:uiPriority w:val="29"/>
    <w:rsid w:val="00BA61CC"/>
    <w:rPr>
      <w:i/>
      <w:iCs/>
      <w:color w:val="404040" w:themeColor="text1" w:themeTint="BF"/>
    </w:rPr>
  </w:style>
  <w:style w:type="paragraph" w:styleId="ListParagraph">
    <w:name w:val="List Paragraph"/>
    <w:basedOn w:val="Normal"/>
    <w:uiPriority w:val="34"/>
    <w:qFormat/>
    <w:rsid w:val="00BA61CC"/>
    <w:pPr>
      <w:ind w:left="720"/>
      <w:contextualSpacing/>
    </w:pPr>
  </w:style>
  <w:style w:type="character" w:styleId="IntenseEmphasis">
    <w:name w:val="Intense Emphasis"/>
    <w:basedOn w:val="DefaultParagraphFont"/>
    <w:uiPriority w:val="21"/>
    <w:qFormat/>
    <w:rsid w:val="00BA61CC"/>
    <w:rPr>
      <w:i/>
      <w:iCs/>
      <w:color w:val="2F5496" w:themeColor="accent1" w:themeShade="BF"/>
    </w:rPr>
  </w:style>
  <w:style w:type="paragraph" w:styleId="IntenseQuote">
    <w:name w:val="Intense Quote"/>
    <w:basedOn w:val="Normal"/>
    <w:next w:val="Normal"/>
    <w:link w:val="IntenseQuoteChar"/>
    <w:uiPriority w:val="30"/>
    <w:qFormat/>
    <w:rsid w:val="00BA61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1CC"/>
    <w:rPr>
      <w:i/>
      <w:iCs/>
      <w:color w:val="2F5496" w:themeColor="accent1" w:themeShade="BF"/>
    </w:rPr>
  </w:style>
  <w:style w:type="character" w:styleId="IntenseReference">
    <w:name w:val="Intense Reference"/>
    <w:basedOn w:val="DefaultParagraphFont"/>
    <w:uiPriority w:val="32"/>
    <w:qFormat/>
    <w:rsid w:val="00BA61CC"/>
    <w:rPr>
      <w:b/>
      <w:bCs/>
      <w:smallCaps/>
      <w:color w:val="2F5496" w:themeColor="accent1" w:themeShade="BF"/>
      <w:spacing w:val="5"/>
    </w:rPr>
  </w:style>
  <w:style w:type="table" w:styleId="TableGrid">
    <w:name w:val="Table Grid"/>
    <w:basedOn w:val="TableNormal"/>
    <w:uiPriority w:val="39"/>
    <w:rsid w:val="00BA61CC"/>
    <w:pPr>
      <w:spacing w:after="0" w:line="240" w:lineRule="auto"/>
    </w:pPr>
    <w:rPr>
      <w:sz w:val="22"/>
      <w:szCs w:val="22"/>
      <w:lang w:val="en-ID"/>
    </w:rPr>
    <w:tblPr>
      <w:tblInd w:w="0" w:type="nil"/>
      <w:tblCellMar>
        <w:left w:w="0" w:type="dxa"/>
        <w:right w:w="0" w:type="dxa"/>
      </w:tblCellMar>
    </w:tblPr>
  </w:style>
  <w:style w:type="character" w:styleId="Hyperlink">
    <w:name w:val="Hyperlink"/>
    <w:basedOn w:val="DefaultParagraphFont"/>
    <w:uiPriority w:val="99"/>
    <w:unhideWhenUsed/>
    <w:rsid w:val="00BA61CC"/>
    <w:rPr>
      <w:color w:val="0563C1" w:themeColor="hyperlink"/>
      <w:u w:val="single"/>
    </w:rPr>
  </w:style>
  <w:style w:type="character" w:styleId="UnresolvedMention">
    <w:name w:val="Unresolved Mention"/>
    <w:basedOn w:val="DefaultParagraphFont"/>
    <w:uiPriority w:val="99"/>
    <w:semiHidden/>
    <w:unhideWhenUsed/>
    <w:rsid w:val="00BA61CC"/>
    <w:rPr>
      <w:color w:val="605E5C"/>
      <w:shd w:val="clear" w:color="auto" w:fill="E1DFDD"/>
    </w:rPr>
  </w:style>
  <w:style w:type="table" w:styleId="TableGridLight">
    <w:name w:val="Grid Table Light"/>
    <w:basedOn w:val="TableNormal"/>
    <w:uiPriority w:val="40"/>
    <w:rsid w:val="00433F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6">
    <w:name w:val="Grid Table 1 Light Accent 6"/>
    <w:basedOn w:val="TableNormal"/>
    <w:uiPriority w:val="46"/>
    <w:rsid w:val="00433FF4"/>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PlainTable2">
    <w:name w:val="Plain Table 2"/>
    <w:basedOn w:val="TableNormal"/>
    <w:uiPriority w:val="42"/>
    <w:rsid w:val="00433FF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
    <w:name w:val="Grid Table 4"/>
    <w:basedOn w:val="TableNormal"/>
    <w:uiPriority w:val="49"/>
    <w:rsid w:val="00F755D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2D5BA2"/>
    <w:rPr>
      <w:rFonts w:cs="Times New Roman"/>
      <w:szCs w:val="24"/>
    </w:rPr>
  </w:style>
  <w:style w:type="paragraph" w:styleId="TOCHeading">
    <w:name w:val="TOC Heading"/>
    <w:basedOn w:val="Heading1"/>
    <w:next w:val="Normal"/>
    <w:uiPriority w:val="39"/>
    <w:unhideWhenUsed/>
    <w:qFormat/>
    <w:rsid w:val="00913A57"/>
    <w:pPr>
      <w:spacing w:before="240" w:after="0" w:line="259" w:lineRule="auto"/>
      <w:jc w:val="left"/>
      <w:outlineLvl w:val="9"/>
    </w:pPr>
    <w:rPr>
      <w:rFonts w:asciiTheme="majorHAnsi"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DD5E81"/>
    <w:pPr>
      <w:tabs>
        <w:tab w:val="right" w:leader="dot" w:pos="7927"/>
      </w:tabs>
      <w:spacing w:after="100"/>
    </w:pPr>
    <w:rPr>
      <w:noProof/>
    </w:rPr>
  </w:style>
  <w:style w:type="paragraph" w:styleId="TOC2">
    <w:name w:val="toc 2"/>
    <w:basedOn w:val="Normal"/>
    <w:next w:val="Normal"/>
    <w:autoRedefine/>
    <w:uiPriority w:val="39"/>
    <w:unhideWhenUsed/>
    <w:rsid w:val="00913A57"/>
    <w:pPr>
      <w:spacing w:after="100"/>
      <w:ind w:left="240"/>
    </w:pPr>
  </w:style>
  <w:style w:type="paragraph" w:styleId="Bibliography">
    <w:name w:val="Bibliography"/>
    <w:basedOn w:val="Normal"/>
    <w:next w:val="Normal"/>
    <w:uiPriority w:val="37"/>
    <w:unhideWhenUsed/>
    <w:rsid w:val="001910E4"/>
  </w:style>
  <w:style w:type="paragraph" w:styleId="Caption">
    <w:name w:val="caption"/>
    <w:basedOn w:val="Normal"/>
    <w:next w:val="Normal"/>
    <w:uiPriority w:val="35"/>
    <w:unhideWhenUsed/>
    <w:qFormat/>
    <w:rsid w:val="00B70DC0"/>
    <w:pPr>
      <w:spacing w:after="200" w:line="240" w:lineRule="auto"/>
    </w:pPr>
    <w:rPr>
      <w:i/>
      <w:iCs/>
      <w:color w:val="44546A" w:themeColor="text2"/>
      <w:sz w:val="18"/>
      <w:szCs w:val="18"/>
    </w:rPr>
  </w:style>
  <w:style w:type="paragraph" w:styleId="Header">
    <w:name w:val="header"/>
    <w:basedOn w:val="Normal"/>
    <w:link w:val="HeaderChar"/>
    <w:uiPriority w:val="99"/>
    <w:unhideWhenUsed/>
    <w:rsid w:val="006D7F6A"/>
    <w:pPr>
      <w:tabs>
        <w:tab w:val="center" w:pos="4680"/>
        <w:tab w:val="right" w:pos="9360"/>
      </w:tabs>
      <w:spacing w:line="240" w:lineRule="auto"/>
    </w:pPr>
  </w:style>
  <w:style w:type="character" w:customStyle="1" w:styleId="HeaderChar">
    <w:name w:val="Header Char"/>
    <w:basedOn w:val="DefaultParagraphFont"/>
    <w:link w:val="Header"/>
    <w:uiPriority w:val="99"/>
    <w:rsid w:val="006D7F6A"/>
    <w:rPr>
      <w:rFonts w:ascii="Times New Roman" w:hAnsi="Times New Roman"/>
      <w:szCs w:val="22"/>
    </w:rPr>
  </w:style>
  <w:style w:type="paragraph" w:styleId="Footer">
    <w:name w:val="footer"/>
    <w:basedOn w:val="Normal"/>
    <w:link w:val="FooterChar"/>
    <w:uiPriority w:val="99"/>
    <w:unhideWhenUsed/>
    <w:rsid w:val="006D7F6A"/>
    <w:pPr>
      <w:tabs>
        <w:tab w:val="center" w:pos="4680"/>
        <w:tab w:val="right" w:pos="9360"/>
      </w:tabs>
      <w:spacing w:line="240" w:lineRule="auto"/>
    </w:pPr>
  </w:style>
  <w:style w:type="character" w:customStyle="1" w:styleId="FooterChar">
    <w:name w:val="Footer Char"/>
    <w:basedOn w:val="DefaultParagraphFont"/>
    <w:link w:val="Footer"/>
    <w:uiPriority w:val="99"/>
    <w:rsid w:val="006D7F6A"/>
    <w:rPr>
      <w:rFonts w:ascii="Times New Roman" w:hAnsi="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1400">
      <w:bodyDiv w:val="1"/>
      <w:marLeft w:val="0"/>
      <w:marRight w:val="0"/>
      <w:marTop w:val="0"/>
      <w:marBottom w:val="0"/>
      <w:divBdr>
        <w:top w:val="none" w:sz="0" w:space="0" w:color="auto"/>
        <w:left w:val="none" w:sz="0" w:space="0" w:color="auto"/>
        <w:bottom w:val="none" w:sz="0" w:space="0" w:color="auto"/>
        <w:right w:val="none" w:sz="0" w:space="0" w:color="auto"/>
      </w:divBdr>
    </w:div>
    <w:div w:id="177932506">
      <w:bodyDiv w:val="1"/>
      <w:marLeft w:val="0"/>
      <w:marRight w:val="0"/>
      <w:marTop w:val="0"/>
      <w:marBottom w:val="0"/>
      <w:divBdr>
        <w:top w:val="none" w:sz="0" w:space="0" w:color="auto"/>
        <w:left w:val="none" w:sz="0" w:space="0" w:color="auto"/>
        <w:bottom w:val="none" w:sz="0" w:space="0" w:color="auto"/>
        <w:right w:val="none" w:sz="0" w:space="0" w:color="auto"/>
      </w:divBdr>
    </w:div>
    <w:div w:id="204148426">
      <w:bodyDiv w:val="1"/>
      <w:marLeft w:val="0"/>
      <w:marRight w:val="0"/>
      <w:marTop w:val="0"/>
      <w:marBottom w:val="0"/>
      <w:divBdr>
        <w:top w:val="none" w:sz="0" w:space="0" w:color="auto"/>
        <w:left w:val="none" w:sz="0" w:space="0" w:color="auto"/>
        <w:bottom w:val="none" w:sz="0" w:space="0" w:color="auto"/>
        <w:right w:val="none" w:sz="0" w:space="0" w:color="auto"/>
      </w:divBdr>
    </w:div>
    <w:div w:id="233203174">
      <w:bodyDiv w:val="1"/>
      <w:marLeft w:val="0"/>
      <w:marRight w:val="0"/>
      <w:marTop w:val="0"/>
      <w:marBottom w:val="0"/>
      <w:divBdr>
        <w:top w:val="none" w:sz="0" w:space="0" w:color="auto"/>
        <w:left w:val="none" w:sz="0" w:space="0" w:color="auto"/>
        <w:bottom w:val="none" w:sz="0" w:space="0" w:color="auto"/>
        <w:right w:val="none" w:sz="0" w:space="0" w:color="auto"/>
      </w:divBdr>
    </w:div>
    <w:div w:id="310183281">
      <w:bodyDiv w:val="1"/>
      <w:marLeft w:val="0"/>
      <w:marRight w:val="0"/>
      <w:marTop w:val="0"/>
      <w:marBottom w:val="0"/>
      <w:divBdr>
        <w:top w:val="none" w:sz="0" w:space="0" w:color="auto"/>
        <w:left w:val="none" w:sz="0" w:space="0" w:color="auto"/>
        <w:bottom w:val="none" w:sz="0" w:space="0" w:color="auto"/>
        <w:right w:val="none" w:sz="0" w:space="0" w:color="auto"/>
      </w:divBdr>
    </w:div>
    <w:div w:id="367217346">
      <w:bodyDiv w:val="1"/>
      <w:marLeft w:val="0"/>
      <w:marRight w:val="0"/>
      <w:marTop w:val="0"/>
      <w:marBottom w:val="0"/>
      <w:divBdr>
        <w:top w:val="none" w:sz="0" w:space="0" w:color="auto"/>
        <w:left w:val="none" w:sz="0" w:space="0" w:color="auto"/>
        <w:bottom w:val="none" w:sz="0" w:space="0" w:color="auto"/>
        <w:right w:val="none" w:sz="0" w:space="0" w:color="auto"/>
      </w:divBdr>
    </w:div>
    <w:div w:id="380598261">
      <w:bodyDiv w:val="1"/>
      <w:marLeft w:val="0"/>
      <w:marRight w:val="0"/>
      <w:marTop w:val="0"/>
      <w:marBottom w:val="0"/>
      <w:divBdr>
        <w:top w:val="none" w:sz="0" w:space="0" w:color="auto"/>
        <w:left w:val="none" w:sz="0" w:space="0" w:color="auto"/>
        <w:bottom w:val="none" w:sz="0" w:space="0" w:color="auto"/>
        <w:right w:val="none" w:sz="0" w:space="0" w:color="auto"/>
      </w:divBdr>
    </w:div>
    <w:div w:id="510490713">
      <w:bodyDiv w:val="1"/>
      <w:marLeft w:val="0"/>
      <w:marRight w:val="0"/>
      <w:marTop w:val="0"/>
      <w:marBottom w:val="0"/>
      <w:divBdr>
        <w:top w:val="none" w:sz="0" w:space="0" w:color="auto"/>
        <w:left w:val="none" w:sz="0" w:space="0" w:color="auto"/>
        <w:bottom w:val="none" w:sz="0" w:space="0" w:color="auto"/>
        <w:right w:val="none" w:sz="0" w:space="0" w:color="auto"/>
      </w:divBdr>
    </w:div>
    <w:div w:id="520823587">
      <w:bodyDiv w:val="1"/>
      <w:marLeft w:val="0"/>
      <w:marRight w:val="0"/>
      <w:marTop w:val="0"/>
      <w:marBottom w:val="0"/>
      <w:divBdr>
        <w:top w:val="none" w:sz="0" w:space="0" w:color="auto"/>
        <w:left w:val="none" w:sz="0" w:space="0" w:color="auto"/>
        <w:bottom w:val="none" w:sz="0" w:space="0" w:color="auto"/>
        <w:right w:val="none" w:sz="0" w:space="0" w:color="auto"/>
      </w:divBdr>
    </w:div>
    <w:div w:id="578028772">
      <w:bodyDiv w:val="1"/>
      <w:marLeft w:val="0"/>
      <w:marRight w:val="0"/>
      <w:marTop w:val="0"/>
      <w:marBottom w:val="0"/>
      <w:divBdr>
        <w:top w:val="none" w:sz="0" w:space="0" w:color="auto"/>
        <w:left w:val="none" w:sz="0" w:space="0" w:color="auto"/>
        <w:bottom w:val="none" w:sz="0" w:space="0" w:color="auto"/>
        <w:right w:val="none" w:sz="0" w:space="0" w:color="auto"/>
      </w:divBdr>
    </w:div>
    <w:div w:id="633608242">
      <w:bodyDiv w:val="1"/>
      <w:marLeft w:val="0"/>
      <w:marRight w:val="0"/>
      <w:marTop w:val="0"/>
      <w:marBottom w:val="0"/>
      <w:divBdr>
        <w:top w:val="none" w:sz="0" w:space="0" w:color="auto"/>
        <w:left w:val="none" w:sz="0" w:space="0" w:color="auto"/>
        <w:bottom w:val="none" w:sz="0" w:space="0" w:color="auto"/>
        <w:right w:val="none" w:sz="0" w:space="0" w:color="auto"/>
      </w:divBdr>
    </w:div>
    <w:div w:id="840506210">
      <w:bodyDiv w:val="1"/>
      <w:marLeft w:val="0"/>
      <w:marRight w:val="0"/>
      <w:marTop w:val="0"/>
      <w:marBottom w:val="0"/>
      <w:divBdr>
        <w:top w:val="none" w:sz="0" w:space="0" w:color="auto"/>
        <w:left w:val="none" w:sz="0" w:space="0" w:color="auto"/>
        <w:bottom w:val="none" w:sz="0" w:space="0" w:color="auto"/>
        <w:right w:val="none" w:sz="0" w:space="0" w:color="auto"/>
      </w:divBdr>
    </w:div>
    <w:div w:id="1001158524">
      <w:bodyDiv w:val="1"/>
      <w:marLeft w:val="0"/>
      <w:marRight w:val="0"/>
      <w:marTop w:val="0"/>
      <w:marBottom w:val="0"/>
      <w:divBdr>
        <w:top w:val="none" w:sz="0" w:space="0" w:color="auto"/>
        <w:left w:val="none" w:sz="0" w:space="0" w:color="auto"/>
        <w:bottom w:val="none" w:sz="0" w:space="0" w:color="auto"/>
        <w:right w:val="none" w:sz="0" w:space="0" w:color="auto"/>
      </w:divBdr>
    </w:div>
    <w:div w:id="1180391694">
      <w:bodyDiv w:val="1"/>
      <w:marLeft w:val="0"/>
      <w:marRight w:val="0"/>
      <w:marTop w:val="0"/>
      <w:marBottom w:val="0"/>
      <w:divBdr>
        <w:top w:val="none" w:sz="0" w:space="0" w:color="auto"/>
        <w:left w:val="none" w:sz="0" w:space="0" w:color="auto"/>
        <w:bottom w:val="none" w:sz="0" w:space="0" w:color="auto"/>
        <w:right w:val="none" w:sz="0" w:space="0" w:color="auto"/>
      </w:divBdr>
    </w:div>
    <w:div w:id="1328096482">
      <w:bodyDiv w:val="1"/>
      <w:marLeft w:val="0"/>
      <w:marRight w:val="0"/>
      <w:marTop w:val="0"/>
      <w:marBottom w:val="0"/>
      <w:divBdr>
        <w:top w:val="none" w:sz="0" w:space="0" w:color="auto"/>
        <w:left w:val="none" w:sz="0" w:space="0" w:color="auto"/>
        <w:bottom w:val="none" w:sz="0" w:space="0" w:color="auto"/>
        <w:right w:val="none" w:sz="0" w:space="0" w:color="auto"/>
      </w:divBdr>
    </w:div>
    <w:div w:id="1455246032">
      <w:bodyDiv w:val="1"/>
      <w:marLeft w:val="0"/>
      <w:marRight w:val="0"/>
      <w:marTop w:val="0"/>
      <w:marBottom w:val="0"/>
      <w:divBdr>
        <w:top w:val="none" w:sz="0" w:space="0" w:color="auto"/>
        <w:left w:val="none" w:sz="0" w:space="0" w:color="auto"/>
        <w:bottom w:val="none" w:sz="0" w:space="0" w:color="auto"/>
        <w:right w:val="none" w:sz="0" w:space="0" w:color="auto"/>
      </w:divBdr>
    </w:div>
    <w:div w:id="1463423580">
      <w:bodyDiv w:val="1"/>
      <w:marLeft w:val="0"/>
      <w:marRight w:val="0"/>
      <w:marTop w:val="0"/>
      <w:marBottom w:val="0"/>
      <w:divBdr>
        <w:top w:val="none" w:sz="0" w:space="0" w:color="auto"/>
        <w:left w:val="none" w:sz="0" w:space="0" w:color="auto"/>
        <w:bottom w:val="none" w:sz="0" w:space="0" w:color="auto"/>
        <w:right w:val="none" w:sz="0" w:space="0" w:color="auto"/>
      </w:divBdr>
    </w:div>
    <w:div w:id="1679116569">
      <w:bodyDiv w:val="1"/>
      <w:marLeft w:val="0"/>
      <w:marRight w:val="0"/>
      <w:marTop w:val="0"/>
      <w:marBottom w:val="0"/>
      <w:divBdr>
        <w:top w:val="none" w:sz="0" w:space="0" w:color="auto"/>
        <w:left w:val="none" w:sz="0" w:space="0" w:color="auto"/>
        <w:bottom w:val="none" w:sz="0" w:space="0" w:color="auto"/>
        <w:right w:val="none" w:sz="0" w:space="0" w:color="auto"/>
      </w:divBdr>
    </w:div>
    <w:div w:id="1838761017">
      <w:bodyDiv w:val="1"/>
      <w:marLeft w:val="0"/>
      <w:marRight w:val="0"/>
      <w:marTop w:val="0"/>
      <w:marBottom w:val="0"/>
      <w:divBdr>
        <w:top w:val="none" w:sz="0" w:space="0" w:color="auto"/>
        <w:left w:val="none" w:sz="0" w:space="0" w:color="auto"/>
        <w:bottom w:val="none" w:sz="0" w:space="0" w:color="auto"/>
        <w:right w:val="none" w:sz="0" w:space="0" w:color="auto"/>
      </w:divBdr>
    </w:div>
    <w:div w:id="1930845801">
      <w:bodyDiv w:val="1"/>
      <w:marLeft w:val="0"/>
      <w:marRight w:val="0"/>
      <w:marTop w:val="0"/>
      <w:marBottom w:val="0"/>
      <w:divBdr>
        <w:top w:val="none" w:sz="0" w:space="0" w:color="auto"/>
        <w:left w:val="none" w:sz="0" w:space="0" w:color="auto"/>
        <w:bottom w:val="none" w:sz="0" w:space="0" w:color="auto"/>
        <w:right w:val="none" w:sz="0" w:space="0" w:color="auto"/>
      </w:divBdr>
    </w:div>
    <w:div w:id="1958371682">
      <w:bodyDiv w:val="1"/>
      <w:marLeft w:val="0"/>
      <w:marRight w:val="0"/>
      <w:marTop w:val="0"/>
      <w:marBottom w:val="0"/>
      <w:divBdr>
        <w:top w:val="none" w:sz="0" w:space="0" w:color="auto"/>
        <w:left w:val="none" w:sz="0" w:space="0" w:color="auto"/>
        <w:bottom w:val="none" w:sz="0" w:space="0" w:color="auto"/>
        <w:right w:val="none" w:sz="0" w:space="0" w:color="auto"/>
      </w:divBdr>
    </w:div>
    <w:div w:id="2077315613">
      <w:bodyDiv w:val="1"/>
      <w:marLeft w:val="0"/>
      <w:marRight w:val="0"/>
      <w:marTop w:val="0"/>
      <w:marBottom w:val="0"/>
      <w:divBdr>
        <w:top w:val="none" w:sz="0" w:space="0" w:color="auto"/>
        <w:left w:val="none" w:sz="0" w:space="0" w:color="auto"/>
        <w:bottom w:val="none" w:sz="0" w:space="0" w:color="auto"/>
        <w:right w:val="none" w:sz="0" w:space="0" w:color="auto"/>
      </w:divBdr>
    </w:div>
    <w:div w:id="2118676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Gee26</b:Tag>
    <b:SourceType>InternetSite</b:SourceType>
    <b:Guid>{D9244283-CE54-41AF-866D-832BFA837D36}</b:Guid>
    <b:Title>Data Processing in Machine learning</b:Title>
    <b:Year>2026</b:Year>
    <b:Author>
      <b:Author>
        <b:NameList>
          <b:Person>
            <b:Last>GeeksforGeeks</b:Last>
          </b:Person>
        </b:NameList>
      </b:Author>
    </b:Author>
    <b:YearAccessed>2026</b:YearAccessed>
    <b:MonthAccessed>February</b:MonthAccessed>
    <b:DayAccessed>27</b:DayAccessed>
    <b:URL>https://www.geeksforgeeks.org/machine-learning/ml-understanding-data-processing/</b:URL>
    <b:RefOrder>1</b:RefOrder>
  </b:Source>
  <b:Source>
    <b:Tag>DQL25</b:Tag>
    <b:SourceType>InternetSite</b:SourceType>
    <b:Guid>{5B07DA0E-0B81-4EED-BE28-459A70D0B5D5}</b:Guid>
    <b:Author>
      <b:Author>
        <b:NameList>
          <b:Person>
            <b:Last>DQLab</b:Last>
          </b:Person>
        </b:NameList>
      </b:Author>
    </b:Author>
    <b:Title>Mengapa Data Preprocessing Penting dalam Machine Learnin</b:Title>
    <b:Year>2025</b:Year>
    <b:YearAccessed>2026</b:YearAccessed>
    <b:MonthAccessed>February</b:MonthAccessed>
    <b:DayAccessed>27</b:DayAccessed>
    <b:URL>https://dqlab.id/mengapa-data-preprocessing-penting-dalam-machine-learning</b:URL>
    <b:RefOrder>2</b:RefOrder>
  </b:Source>
  <b:Source>
    <b:Tag>Ism21</b:Tag>
    <b:SourceType>JournalArticle</b:SourceType>
    <b:Guid>{DFDF1AB8-E23F-4D5B-91AF-64EA545B8569}</b:Guid>
    <b:Title>Robust Regression Methods / a Comparison Study</b:Title>
    <b:Year>2021</b:Year>
    <b:JournalName>Turkish Journal of Computer and Mathematics Education</b:JournalName>
    <b:Author>
      <b:Author>
        <b:NameList>
          <b:Person>
            <b:Last>Ismail</b:Last>
            <b:Middle>Issa </b:Middle>
            <b:First>Maha</b:First>
          </b:Person>
          <b:Person>
            <b:Last>Rasheed</b:Last>
            <b:Middle>Abdullah </b:Middle>
            <b:First>Huda </b:First>
          </b:Person>
        </b:NameList>
      </b:Author>
    </b:Author>
    <b:RefOrder>3</b:RefOrder>
  </b:Source>
</b:Sources>
</file>

<file path=customXml/itemProps1.xml><?xml version="1.0" encoding="utf-8"?>
<ds:datastoreItem xmlns:ds="http://schemas.openxmlformats.org/officeDocument/2006/customXml" ds:itemID="{79D4A05F-3865-4EE4-AD9C-7657430B6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2547</Words>
  <Characters>14524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 Raffa Naura Ayu</dc:creator>
  <cp:keywords/>
  <dc:description/>
  <cp:lastModifiedBy>Aliya Raffa Naura Ayu</cp:lastModifiedBy>
  <cp:revision>2</cp:revision>
  <cp:lastPrinted>2026-02-27T12:56:00Z</cp:lastPrinted>
  <dcterms:created xsi:type="dcterms:W3CDTF">2026-02-27T13:05:00Z</dcterms:created>
  <dcterms:modified xsi:type="dcterms:W3CDTF">2026-02-27T13:05:00Z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150cd9ba-87e2-363a-9cbc-f0c9cff44546</vt:lpwstr>
  </property>
  <property fmtid="{D5CDD505-2E9C-101B-9397-08002B2CF9AE}" pid="4" name="Mendeley Citation Style_1">
    <vt:lpwstr>http://www.zotero.org/styles/ieee</vt:lpwstr>
  </property>
</Properties>
</file>